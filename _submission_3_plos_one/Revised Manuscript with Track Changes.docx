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CC4D4" w14:textId="05B98764" w:rsidR="00A1169D" w:rsidRPr="0070264C" w:rsidRDefault="00A1169D" w:rsidP="00A1169D">
      <w:pPr>
        <w:pStyle w:val="Title"/>
        <w:spacing w:after="0" w:line="480" w:lineRule="auto"/>
        <w:rPr>
          <w:rFonts w:ascii="Arial" w:hAnsi="Arial" w:cs="Arial"/>
          <w:sz w:val="24"/>
          <w:szCs w:val="24"/>
        </w:rPr>
      </w:pPr>
      <w:r w:rsidRPr="0070264C">
        <w:rPr>
          <w:rFonts w:ascii="Arial" w:hAnsi="Arial" w:cs="Arial"/>
          <w:sz w:val="24"/>
          <w:szCs w:val="24"/>
        </w:rPr>
        <w:t xml:space="preserve">Evaluating </w:t>
      </w:r>
      <w:del w:id="3" w:author="Kendra Wyant" w:date="2026-04-29T15:51:00Z" w16du:dateUtc="2026-04-29T20:51:00Z">
        <w:r w:rsidR="00000000" w:rsidRPr="0070264C">
          <w:rPr>
            <w:rFonts w:ascii="Arial" w:hAnsi="Arial" w:cs="Arial"/>
            <w:sz w:val="24"/>
            <w:szCs w:val="24"/>
          </w:rPr>
          <w:delText>Cellular Communication Sensing</w:delText>
        </w:r>
      </w:del>
      <w:ins w:id="4" w:author="Kendra Wyant" w:date="2026-04-29T15:51:00Z" w16du:dateUtc="2026-04-29T20:51:00Z">
        <w:r w:rsidR="008654FA">
          <w:rPr>
            <w:rFonts w:ascii="Arial" w:hAnsi="Arial" w:cs="Arial"/>
            <w:sz w:val="24"/>
            <w:szCs w:val="24"/>
          </w:rPr>
          <w:t>c</w:t>
        </w:r>
        <w:r w:rsidRPr="0070264C">
          <w:rPr>
            <w:rFonts w:ascii="Arial" w:hAnsi="Arial" w:cs="Arial"/>
            <w:sz w:val="24"/>
            <w:szCs w:val="24"/>
          </w:rPr>
          <w:t xml:space="preserve">ellular </w:t>
        </w:r>
        <w:r w:rsidR="008654FA">
          <w:rPr>
            <w:rFonts w:ascii="Arial" w:hAnsi="Arial" w:cs="Arial"/>
            <w:sz w:val="24"/>
            <w:szCs w:val="24"/>
          </w:rPr>
          <w:t>c</w:t>
        </w:r>
        <w:r w:rsidRPr="0070264C">
          <w:rPr>
            <w:rFonts w:ascii="Arial" w:hAnsi="Arial" w:cs="Arial"/>
            <w:sz w:val="24"/>
            <w:szCs w:val="24"/>
          </w:rPr>
          <w:t xml:space="preserve">ommunication </w:t>
        </w:r>
        <w:r w:rsidR="008654FA">
          <w:rPr>
            <w:rFonts w:ascii="Arial" w:hAnsi="Arial" w:cs="Arial"/>
            <w:sz w:val="24"/>
            <w:szCs w:val="24"/>
          </w:rPr>
          <w:t>s</w:t>
        </w:r>
        <w:r w:rsidRPr="0070264C">
          <w:rPr>
            <w:rFonts w:ascii="Arial" w:hAnsi="Arial" w:cs="Arial"/>
            <w:sz w:val="24"/>
            <w:szCs w:val="24"/>
          </w:rPr>
          <w:t>ensing</w:t>
        </w:r>
      </w:ins>
      <w:r w:rsidRPr="0070264C">
        <w:rPr>
          <w:rFonts w:ascii="Arial" w:hAnsi="Arial" w:cs="Arial"/>
          <w:sz w:val="24"/>
          <w:szCs w:val="24"/>
        </w:rPr>
        <w:t xml:space="preserve"> for </w:t>
      </w:r>
      <w:del w:id="5" w:author="Kendra Wyant" w:date="2026-04-29T15:51:00Z" w16du:dateUtc="2026-04-29T20:51:00Z">
        <w:r w:rsidR="00000000" w:rsidRPr="0070264C">
          <w:rPr>
            <w:rFonts w:ascii="Arial" w:hAnsi="Arial" w:cs="Arial"/>
            <w:sz w:val="24"/>
            <w:szCs w:val="24"/>
          </w:rPr>
          <w:delText>Lapse Risk Prediction During Early Recovery</w:delText>
        </w:r>
      </w:del>
      <w:ins w:id="6" w:author="Kendra Wyant" w:date="2026-04-29T15:51:00Z" w16du:dateUtc="2026-04-29T20:51:00Z">
        <w:r w:rsidR="008654FA">
          <w:rPr>
            <w:rFonts w:ascii="Arial" w:hAnsi="Arial" w:cs="Arial"/>
            <w:sz w:val="24"/>
            <w:szCs w:val="24"/>
          </w:rPr>
          <w:t>l</w:t>
        </w:r>
        <w:r w:rsidRPr="0070264C">
          <w:rPr>
            <w:rFonts w:ascii="Arial" w:hAnsi="Arial" w:cs="Arial"/>
            <w:sz w:val="24"/>
            <w:szCs w:val="24"/>
          </w:rPr>
          <w:t xml:space="preserve">apse </w:t>
        </w:r>
        <w:r w:rsidR="008654FA">
          <w:rPr>
            <w:rFonts w:ascii="Arial" w:hAnsi="Arial" w:cs="Arial"/>
            <w:sz w:val="24"/>
            <w:szCs w:val="24"/>
          </w:rPr>
          <w:t>r</w:t>
        </w:r>
        <w:r w:rsidRPr="0070264C">
          <w:rPr>
            <w:rFonts w:ascii="Arial" w:hAnsi="Arial" w:cs="Arial"/>
            <w:sz w:val="24"/>
            <w:szCs w:val="24"/>
          </w:rPr>
          <w:t xml:space="preserve">isk </w:t>
        </w:r>
        <w:r w:rsidR="008654FA">
          <w:rPr>
            <w:rFonts w:ascii="Arial" w:hAnsi="Arial" w:cs="Arial"/>
            <w:sz w:val="24"/>
            <w:szCs w:val="24"/>
          </w:rPr>
          <w:t>p</w:t>
        </w:r>
        <w:r w:rsidRPr="0070264C">
          <w:rPr>
            <w:rFonts w:ascii="Arial" w:hAnsi="Arial" w:cs="Arial"/>
            <w:sz w:val="24"/>
            <w:szCs w:val="24"/>
          </w:rPr>
          <w:t xml:space="preserve">rediction </w:t>
        </w:r>
        <w:r w:rsidR="008654FA">
          <w:rPr>
            <w:rFonts w:ascii="Arial" w:hAnsi="Arial" w:cs="Arial"/>
            <w:sz w:val="24"/>
            <w:szCs w:val="24"/>
          </w:rPr>
          <w:t>d</w:t>
        </w:r>
        <w:r w:rsidRPr="0070264C">
          <w:rPr>
            <w:rFonts w:ascii="Arial" w:hAnsi="Arial" w:cs="Arial"/>
            <w:sz w:val="24"/>
            <w:szCs w:val="24"/>
          </w:rPr>
          <w:t xml:space="preserve">uring </w:t>
        </w:r>
        <w:r w:rsidR="008654FA">
          <w:rPr>
            <w:rFonts w:ascii="Arial" w:hAnsi="Arial" w:cs="Arial"/>
            <w:sz w:val="24"/>
            <w:szCs w:val="24"/>
          </w:rPr>
          <w:t>e</w:t>
        </w:r>
        <w:r w:rsidRPr="0070264C">
          <w:rPr>
            <w:rFonts w:ascii="Arial" w:hAnsi="Arial" w:cs="Arial"/>
            <w:sz w:val="24"/>
            <w:szCs w:val="24"/>
          </w:rPr>
          <w:t xml:space="preserve">arly </w:t>
        </w:r>
        <w:r w:rsidR="008654FA">
          <w:rPr>
            <w:rFonts w:ascii="Arial" w:hAnsi="Arial" w:cs="Arial"/>
            <w:sz w:val="24"/>
            <w:szCs w:val="24"/>
          </w:rPr>
          <w:t>r</w:t>
        </w:r>
        <w:r w:rsidRPr="0070264C">
          <w:rPr>
            <w:rFonts w:ascii="Arial" w:hAnsi="Arial" w:cs="Arial"/>
            <w:sz w:val="24"/>
            <w:szCs w:val="24"/>
          </w:rPr>
          <w:t>ecovery</w:t>
        </w:r>
      </w:ins>
      <w:r w:rsidRPr="0070264C">
        <w:rPr>
          <w:rFonts w:ascii="Arial" w:hAnsi="Arial" w:cs="Arial"/>
          <w:sz w:val="24"/>
          <w:szCs w:val="24"/>
        </w:rPr>
        <w:t xml:space="preserve"> from </w:t>
      </w:r>
      <w:del w:id="7" w:author="Kendra Wyant" w:date="2026-04-29T15:51:00Z" w16du:dateUtc="2026-04-29T20:51:00Z">
        <w:r w:rsidR="00000000" w:rsidRPr="0070264C">
          <w:rPr>
            <w:rFonts w:ascii="Arial" w:hAnsi="Arial" w:cs="Arial"/>
            <w:sz w:val="24"/>
            <w:szCs w:val="24"/>
          </w:rPr>
          <w:delText>Alcohol Use Disorder</w:delText>
        </w:r>
      </w:del>
      <w:ins w:id="8" w:author="Kendra Wyant" w:date="2026-04-29T15:51:00Z" w16du:dateUtc="2026-04-29T20:51:00Z">
        <w:r w:rsidR="008654FA">
          <w:rPr>
            <w:rFonts w:ascii="Arial" w:hAnsi="Arial" w:cs="Arial"/>
            <w:sz w:val="24"/>
            <w:szCs w:val="24"/>
          </w:rPr>
          <w:t>a</w:t>
        </w:r>
        <w:r w:rsidRPr="0070264C">
          <w:rPr>
            <w:rFonts w:ascii="Arial" w:hAnsi="Arial" w:cs="Arial"/>
            <w:sz w:val="24"/>
            <w:szCs w:val="24"/>
          </w:rPr>
          <w:t xml:space="preserve">lcohol </w:t>
        </w:r>
        <w:r w:rsidR="008654FA">
          <w:rPr>
            <w:rFonts w:ascii="Arial" w:hAnsi="Arial" w:cs="Arial"/>
            <w:sz w:val="24"/>
            <w:szCs w:val="24"/>
          </w:rPr>
          <w:t>u</w:t>
        </w:r>
        <w:r w:rsidRPr="0070264C">
          <w:rPr>
            <w:rFonts w:ascii="Arial" w:hAnsi="Arial" w:cs="Arial"/>
            <w:sz w:val="24"/>
            <w:szCs w:val="24"/>
          </w:rPr>
          <w:t xml:space="preserve">se </w:t>
        </w:r>
        <w:r w:rsidR="008654FA">
          <w:rPr>
            <w:rFonts w:ascii="Arial" w:hAnsi="Arial" w:cs="Arial"/>
            <w:sz w:val="24"/>
            <w:szCs w:val="24"/>
          </w:rPr>
          <w:t>d</w:t>
        </w:r>
        <w:r w:rsidRPr="0070264C">
          <w:rPr>
            <w:rFonts w:ascii="Arial" w:hAnsi="Arial" w:cs="Arial"/>
            <w:sz w:val="24"/>
            <w:szCs w:val="24"/>
          </w:rPr>
          <w:t>isorder</w:t>
        </w:r>
      </w:ins>
      <w:r>
        <w:rPr>
          <w:rFonts w:ascii="Arial" w:hAnsi="Arial" w:cs="Arial"/>
          <w:sz w:val="24"/>
          <w:szCs w:val="24"/>
        </w:rPr>
        <w:t xml:space="preserve">: </w:t>
      </w:r>
      <w:r w:rsidRPr="00083455">
        <w:rPr>
          <w:rFonts w:ascii="Arial" w:hAnsi="Arial" w:cs="Arial"/>
          <w:sz w:val="24"/>
          <w:szCs w:val="24"/>
        </w:rPr>
        <w:t xml:space="preserve">A </w:t>
      </w:r>
      <w:del w:id="9" w:author="Kendra Wyant" w:date="2026-04-29T15:51:00Z" w16du:dateUtc="2026-04-29T20:51:00Z">
        <w:r w:rsidR="00083455" w:rsidRPr="00083455">
          <w:rPr>
            <w:rFonts w:ascii="Arial" w:hAnsi="Arial" w:cs="Arial"/>
            <w:sz w:val="24"/>
            <w:szCs w:val="24"/>
          </w:rPr>
          <w:delText>Longitudinal Observational Study</w:delText>
        </w:r>
      </w:del>
      <w:ins w:id="10" w:author="Kendra Wyant" w:date="2026-04-29T15:51:00Z" w16du:dateUtc="2026-04-29T20:51:00Z">
        <w:r w:rsidR="008654FA">
          <w:rPr>
            <w:rFonts w:ascii="Arial" w:hAnsi="Arial" w:cs="Arial"/>
            <w:sz w:val="24"/>
            <w:szCs w:val="24"/>
          </w:rPr>
          <w:t>l</w:t>
        </w:r>
        <w:r w:rsidRPr="00083455">
          <w:rPr>
            <w:rFonts w:ascii="Arial" w:hAnsi="Arial" w:cs="Arial"/>
            <w:sz w:val="24"/>
            <w:szCs w:val="24"/>
          </w:rPr>
          <w:t xml:space="preserve">ongitudinal </w:t>
        </w:r>
        <w:r w:rsidR="008654FA">
          <w:rPr>
            <w:rFonts w:ascii="Arial" w:hAnsi="Arial" w:cs="Arial"/>
            <w:sz w:val="24"/>
            <w:szCs w:val="24"/>
          </w:rPr>
          <w:t>o</w:t>
        </w:r>
        <w:r w:rsidRPr="00083455">
          <w:rPr>
            <w:rFonts w:ascii="Arial" w:hAnsi="Arial" w:cs="Arial"/>
            <w:sz w:val="24"/>
            <w:szCs w:val="24"/>
          </w:rPr>
          <w:t xml:space="preserve">bservational </w:t>
        </w:r>
        <w:r w:rsidR="008654FA">
          <w:rPr>
            <w:rFonts w:ascii="Arial" w:hAnsi="Arial" w:cs="Arial"/>
            <w:sz w:val="24"/>
            <w:szCs w:val="24"/>
          </w:rPr>
          <w:t>s</w:t>
        </w:r>
        <w:r w:rsidRPr="00083455">
          <w:rPr>
            <w:rFonts w:ascii="Arial" w:hAnsi="Arial" w:cs="Arial"/>
            <w:sz w:val="24"/>
            <w:szCs w:val="24"/>
          </w:rPr>
          <w:t>tudy</w:t>
        </w:r>
      </w:ins>
    </w:p>
    <w:p w14:paraId="4C97C046" w14:textId="77777777" w:rsidR="00A1169D" w:rsidRDefault="00A1169D" w:rsidP="00A1169D">
      <w:pPr>
        <w:rPr>
          <w:rFonts w:ascii="Arial" w:hAnsi="Arial" w:cs="Arial"/>
        </w:rPr>
      </w:pPr>
    </w:p>
    <w:p w14:paraId="74B80D4D" w14:textId="77777777" w:rsidR="00A1169D" w:rsidRPr="00896A56" w:rsidRDefault="00A1169D" w:rsidP="00A1169D">
      <w:pPr>
        <w:jc w:val="center"/>
        <w:rPr>
          <w:rFonts w:ascii="Arial" w:hAnsi="Arial" w:cs="Arial"/>
          <w:vertAlign w:val="superscript"/>
        </w:rPr>
      </w:pPr>
      <w:r w:rsidRPr="00896A56">
        <w:rPr>
          <w:rFonts w:ascii="Arial" w:hAnsi="Arial" w:cs="Arial"/>
        </w:rPr>
        <w:t>Kendra Wyant</w:t>
      </w:r>
      <w:r w:rsidRPr="00896A56">
        <w:rPr>
          <w:rFonts w:ascii="Arial" w:hAnsi="Arial" w:cs="Arial"/>
          <w:vertAlign w:val="superscript"/>
        </w:rPr>
        <w:t>1</w:t>
      </w:r>
      <w:r w:rsidRPr="00896A56">
        <w:rPr>
          <w:rFonts w:ascii="Arial" w:hAnsi="Arial" w:cs="Arial"/>
        </w:rPr>
        <w:t>, Jiachen Yu</w:t>
      </w:r>
      <w:r w:rsidRPr="00896A56">
        <w:rPr>
          <w:rFonts w:ascii="Arial" w:hAnsi="Arial" w:cs="Arial"/>
          <w:vertAlign w:val="superscript"/>
        </w:rPr>
        <w:t>1</w:t>
      </w:r>
      <w:r w:rsidRPr="00896A56">
        <w:rPr>
          <w:rFonts w:ascii="Arial" w:hAnsi="Arial" w:cs="Arial"/>
        </w:rPr>
        <w:t>, John J. Curtin</w:t>
      </w:r>
      <w:r w:rsidRPr="00896A56">
        <w:rPr>
          <w:rFonts w:ascii="Arial" w:hAnsi="Arial" w:cs="Arial"/>
          <w:vertAlign w:val="superscript"/>
        </w:rPr>
        <w:t>1*</w:t>
      </w:r>
    </w:p>
    <w:p w14:paraId="53E334F0" w14:textId="77777777" w:rsidR="00A1169D" w:rsidRPr="00896A56" w:rsidRDefault="00A1169D" w:rsidP="00A1169D">
      <w:pPr>
        <w:rPr>
          <w:rFonts w:ascii="Arial" w:hAnsi="Arial" w:cs="Arial"/>
        </w:rPr>
      </w:pPr>
    </w:p>
    <w:p w14:paraId="4E72BFAA" w14:textId="77777777" w:rsidR="00A1169D" w:rsidRPr="00896A56" w:rsidRDefault="00A1169D" w:rsidP="00A1169D">
      <w:pPr>
        <w:rPr>
          <w:rFonts w:ascii="Arial" w:hAnsi="Arial" w:cs="Arial"/>
        </w:rPr>
      </w:pPr>
    </w:p>
    <w:p w14:paraId="232FCCDA" w14:textId="77777777" w:rsidR="00A1169D" w:rsidRPr="00896A56" w:rsidRDefault="00A1169D" w:rsidP="00A1169D">
      <w:pPr>
        <w:rPr>
          <w:rFonts w:ascii="Arial" w:hAnsi="Arial" w:cs="Arial"/>
        </w:rPr>
      </w:pPr>
      <w:r w:rsidRPr="00896A56">
        <w:rPr>
          <w:rFonts w:ascii="Arial" w:hAnsi="Arial" w:cs="Arial"/>
          <w:vertAlign w:val="superscript"/>
        </w:rPr>
        <w:t>1</w:t>
      </w:r>
      <w:r w:rsidRPr="00896A56">
        <w:rPr>
          <w:rFonts w:ascii="Arial" w:hAnsi="Arial" w:cs="Arial"/>
        </w:rPr>
        <w:t>Department of Psychology, University of Wisconsin-Madison, Madison, Wisconsin, United States</w:t>
      </w:r>
    </w:p>
    <w:p w14:paraId="7BD296D7" w14:textId="77777777" w:rsidR="00A1169D" w:rsidRPr="00896A56" w:rsidRDefault="00A1169D" w:rsidP="00A1169D">
      <w:pPr>
        <w:rPr>
          <w:rFonts w:ascii="Arial" w:hAnsi="Arial" w:cs="Arial"/>
        </w:rPr>
      </w:pPr>
    </w:p>
    <w:p w14:paraId="58F1B987" w14:textId="77777777" w:rsidR="00A1169D" w:rsidRPr="00896A56" w:rsidRDefault="00A1169D" w:rsidP="00A1169D">
      <w:pPr>
        <w:rPr>
          <w:rFonts w:ascii="Arial" w:hAnsi="Arial" w:cs="Arial"/>
        </w:rPr>
      </w:pPr>
    </w:p>
    <w:p w14:paraId="4C6760F6" w14:textId="77777777" w:rsidR="00A1169D" w:rsidRPr="00896A56" w:rsidRDefault="00A1169D" w:rsidP="00A1169D">
      <w:pPr>
        <w:rPr>
          <w:rFonts w:ascii="Arial" w:hAnsi="Arial" w:cs="Arial"/>
        </w:rPr>
      </w:pPr>
      <w:r w:rsidRPr="00896A56">
        <w:rPr>
          <w:rFonts w:ascii="Arial" w:hAnsi="Arial" w:cs="Arial"/>
        </w:rPr>
        <w:t>*Corresponding author</w:t>
      </w:r>
    </w:p>
    <w:p w14:paraId="34FF8CF1" w14:textId="77777777" w:rsidR="00A1169D" w:rsidRPr="00896A56" w:rsidRDefault="00A1169D" w:rsidP="00A1169D">
      <w:pPr>
        <w:rPr>
          <w:rFonts w:ascii="Arial" w:hAnsi="Arial" w:cs="Arial"/>
        </w:rPr>
      </w:pPr>
      <w:r w:rsidRPr="00896A56">
        <w:rPr>
          <w:rFonts w:ascii="Arial" w:hAnsi="Arial" w:cs="Arial"/>
        </w:rPr>
        <w:t xml:space="preserve">E-mail: </w:t>
      </w:r>
      <w:r>
        <w:fldChar w:fldCharType="begin"/>
      </w:r>
      <w:r>
        <w:instrText>HYPERLINK "mailto:jjcurtin@wisc.edu"</w:instrText>
      </w:r>
      <w:r>
        <w:fldChar w:fldCharType="separate"/>
      </w:r>
      <w:r w:rsidRPr="00896A56">
        <w:rPr>
          <w:rStyle w:val="Hyperlink"/>
          <w:rFonts w:ascii="Arial" w:hAnsi="Arial" w:cs="Arial"/>
        </w:rPr>
        <w:t>jjcurtin@wisc.edu</w:t>
      </w:r>
      <w:r>
        <w:fldChar w:fldCharType="end"/>
      </w:r>
      <w:r w:rsidRPr="00896A56">
        <w:rPr>
          <w:rFonts w:ascii="Arial" w:hAnsi="Arial" w:cs="Arial"/>
        </w:rPr>
        <w:t xml:space="preserve"> (JJC)</w:t>
      </w:r>
    </w:p>
    <w:p w14:paraId="70CF854C" w14:textId="77777777" w:rsidR="00896A56" w:rsidRDefault="00896A56">
      <w:pPr>
        <w:rPr>
          <w:del w:id="11" w:author="Kendra Wyant" w:date="2026-04-29T15:51:00Z" w16du:dateUtc="2026-04-29T20:51:00Z"/>
          <w:rFonts w:ascii="Arial" w:hAnsi="Arial" w:cs="Arial"/>
          <w:b/>
        </w:rPr>
      </w:pPr>
      <w:del w:id="12" w:author="Kendra Wyant" w:date="2026-04-29T15:51:00Z" w16du:dateUtc="2026-04-29T20:51:00Z">
        <w:r>
          <w:rPr>
            <w:rFonts w:ascii="Arial" w:hAnsi="Arial" w:cs="Arial"/>
          </w:rPr>
          <w:br w:type="page"/>
        </w:r>
      </w:del>
    </w:p>
    <w:p w14:paraId="5A7575BB" w14:textId="77777777" w:rsidR="0022083A" w:rsidRPr="00E50083" w:rsidRDefault="00000000" w:rsidP="00745A4E">
      <w:pPr>
        <w:pStyle w:val="AbstractTitle"/>
        <w:spacing w:before="0" w:line="480" w:lineRule="auto"/>
        <w:jc w:val="left"/>
        <w:rPr>
          <w:rFonts w:ascii="Arial" w:hAnsi="Arial"/>
          <w:sz w:val="36"/>
          <w:rPrChange w:id="13" w:author="Kendra Wyant" w:date="2026-04-29T15:51:00Z" w16du:dateUtc="2026-04-29T20:51:00Z">
            <w:rPr>
              <w:rFonts w:ascii="Arial" w:hAnsi="Arial"/>
              <w:sz w:val="24"/>
            </w:rPr>
          </w:rPrChange>
        </w:rPr>
        <w:pPrChange w:id="14" w:author="Kendra Wyant" w:date="2026-04-29T15:51:00Z" w16du:dateUtc="2026-04-29T20:51:00Z">
          <w:pPr>
            <w:pStyle w:val="AbstractTitle"/>
            <w:spacing w:line="480" w:lineRule="auto"/>
          </w:pPr>
        </w:pPrChange>
      </w:pPr>
      <w:r w:rsidRPr="00E50083">
        <w:rPr>
          <w:rFonts w:ascii="Arial" w:hAnsi="Arial"/>
          <w:sz w:val="36"/>
          <w:rPrChange w:id="15" w:author="Kendra Wyant" w:date="2026-04-29T15:51:00Z" w16du:dateUtc="2026-04-29T20:51:00Z">
            <w:rPr>
              <w:rFonts w:ascii="Arial" w:hAnsi="Arial"/>
              <w:sz w:val="24"/>
            </w:rPr>
          </w:rPrChange>
        </w:rPr>
        <w:lastRenderedPageBreak/>
        <w:t>Abstract</w:t>
      </w:r>
    </w:p>
    <w:p w14:paraId="67327826" w14:textId="77777777" w:rsidR="0022083A" w:rsidRPr="00A1169D" w:rsidRDefault="00000000" w:rsidP="00745A4E">
      <w:pPr>
        <w:pStyle w:val="Abstract"/>
        <w:spacing w:after="0" w:line="480" w:lineRule="auto"/>
        <w:ind w:firstLine="720"/>
        <w:rPr>
          <w:ins w:id="16" w:author="Kendra Wyant" w:date="2026-04-29T15:51:00Z" w16du:dateUtc="2026-04-29T20:51:00Z"/>
          <w:rFonts w:ascii="Arial" w:hAnsi="Arial" w:cs="Arial"/>
          <w:sz w:val="24"/>
          <w:szCs w:val="24"/>
        </w:rPr>
      </w:pPr>
      <w:r w:rsidRPr="00A1169D">
        <w:rPr>
          <w:rFonts w:ascii="Arial" w:hAnsi="Arial" w:cs="Arial"/>
          <w:sz w:val="24"/>
          <w:szCs w:val="24"/>
        </w:rPr>
        <w:t xml:space="preserve">Alcohol Use Disorder (AUD) is a chronic, relapsing </w:t>
      </w:r>
      <w:del w:id="17" w:author="Kendra Wyant" w:date="2026-04-29T15:51:00Z" w16du:dateUtc="2026-04-29T20:51:00Z">
        <w:r w:rsidRPr="0070264C">
          <w:rPr>
            <w:rFonts w:ascii="Arial" w:hAnsi="Arial" w:cs="Arial"/>
            <w:sz w:val="24"/>
            <w:szCs w:val="24"/>
          </w:rPr>
          <w:delText>disease.</w:delText>
        </w:r>
      </w:del>
      <w:ins w:id="18" w:author="Kendra Wyant" w:date="2026-04-29T15:51:00Z" w16du:dateUtc="2026-04-29T20:51:00Z">
        <w:r w:rsidRPr="00A1169D">
          <w:rPr>
            <w:rFonts w:ascii="Arial" w:hAnsi="Arial" w:cs="Arial"/>
            <w:sz w:val="24"/>
            <w:szCs w:val="24"/>
          </w:rPr>
          <w:t>condition, and identifying periods of elevated lapse risk remains a major challenge in supporting recovery.</w:t>
        </w:r>
      </w:ins>
      <w:r w:rsidRPr="00A1169D">
        <w:rPr>
          <w:rFonts w:ascii="Arial" w:hAnsi="Arial" w:cs="Arial"/>
          <w:sz w:val="24"/>
          <w:szCs w:val="24"/>
        </w:rPr>
        <w:t xml:space="preserve"> An automated recovery </w:t>
      </w:r>
      <w:ins w:id="19" w:author="Kendra Wyant" w:date="2026-04-29T15:51:00Z" w16du:dateUtc="2026-04-29T20:51:00Z">
        <w:r w:rsidRPr="00A1169D">
          <w:rPr>
            <w:rFonts w:ascii="Arial" w:hAnsi="Arial" w:cs="Arial"/>
            <w:sz w:val="24"/>
            <w:szCs w:val="24"/>
          </w:rPr>
          <w:t xml:space="preserve">monitoring and </w:t>
        </w:r>
      </w:ins>
      <w:r w:rsidRPr="00A1169D">
        <w:rPr>
          <w:rFonts w:ascii="Arial" w:hAnsi="Arial" w:cs="Arial"/>
          <w:sz w:val="24"/>
          <w:szCs w:val="24"/>
        </w:rPr>
        <w:t xml:space="preserve">support system using personal sensing and machine learning may help </w:t>
      </w:r>
      <w:del w:id="20" w:author="Kendra Wyant" w:date="2026-04-29T15:51:00Z" w16du:dateUtc="2026-04-29T20:51:00Z">
        <w:r w:rsidRPr="0070264C">
          <w:rPr>
            <w:rFonts w:ascii="Arial" w:hAnsi="Arial" w:cs="Arial"/>
            <w:sz w:val="24"/>
            <w:szCs w:val="24"/>
          </w:rPr>
          <w:delText>identify</w:delText>
        </w:r>
      </w:del>
      <w:ins w:id="21" w:author="Kendra Wyant" w:date="2026-04-29T15:51:00Z" w16du:dateUtc="2026-04-29T20:51:00Z">
        <w:r w:rsidRPr="00A1169D">
          <w:rPr>
            <w:rFonts w:ascii="Arial" w:hAnsi="Arial" w:cs="Arial"/>
            <w:sz w:val="24"/>
            <w:szCs w:val="24"/>
          </w:rPr>
          <w:t>detect</w:t>
        </w:r>
      </w:ins>
      <w:r w:rsidRPr="00A1169D">
        <w:rPr>
          <w:rFonts w:ascii="Arial" w:hAnsi="Arial" w:cs="Arial"/>
          <w:sz w:val="24"/>
          <w:szCs w:val="24"/>
        </w:rPr>
        <w:t xml:space="preserve"> when individuals are at </w:t>
      </w:r>
      <w:del w:id="22" w:author="Kendra Wyant" w:date="2026-04-29T15:51:00Z" w16du:dateUtc="2026-04-29T20:51:00Z">
        <w:r w:rsidRPr="0070264C">
          <w:rPr>
            <w:rFonts w:ascii="Arial" w:hAnsi="Arial" w:cs="Arial"/>
            <w:sz w:val="24"/>
            <w:szCs w:val="24"/>
          </w:rPr>
          <w:delText>elevated lapse</w:delText>
        </w:r>
      </w:del>
      <w:ins w:id="23" w:author="Kendra Wyant" w:date="2026-04-29T15:51:00Z" w16du:dateUtc="2026-04-29T20:51:00Z">
        <w:r w:rsidRPr="00A1169D">
          <w:rPr>
            <w:rFonts w:ascii="Arial" w:hAnsi="Arial" w:cs="Arial"/>
            <w:sz w:val="24"/>
            <w:szCs w:val="24"/>
          </w:rPr>
          <w:t>heightened</w:t>
        </w:r>
      </w:ins>
      <w:r w:rsidRPr="00A1169D">
        <w:rPr>
          <w:rFonts w:ascii="Arial" w:hAnsi="Arial" w:cs="Arial"/>
          <w:sz w:val="24"/>
          <w:szCs w:val="24"/>
        </w:rPr>
        <w:t xml:space="preserve"> risk. Cellular communication sensing may </w:t>
      </w:r>
      <w:del w:id="24" w:author="Kendra Wyant" w:date="2026-04-29T15:51:00Z" w16du:dateUtc="2026-04-29T20:51:00Z">
        <w:r w:rsidRPr="0070264C">
          <w:rPr>
            <w:rFonts w:ascii="Arial" w:hAnsi="Arial" w:cs="Arial"/>
            <w:sz w:val="24"/>
            <w:szCs w:val="24"/>
          </w:rPr>
          <w:delText xml:space="preserve">detect dynamic changes in lapse risk and can </w:delText>
        </w:r>
      </w:del>
      <w:r w:rsidRPr="00A1169D">
        <w:rPr>
          <w:rFonts w:ascii="Arial" w:hAnsi="Arial" w:cs="Arial"/>
          <w:sz w:val="24"/>
          <w:szCs w:val="24"/>
        </w:rPr>
        <w:t xml:space="preserve">be </w:t>
      </w:r>
      <w:del w:id="25" w:author="Kendra Wyant" w:date="2026-04-29T15:51:00Z" w16du:dateUtc="2026-04-29T20:51:00Z">
        <w:r w:rsidRPr="0070264C">
          <w:rPr>
            <w:rFonts w:ascii="Arial" w:hAnsi="Arial" w:cs="Arial"/>
            <w:sz w:val="24"/>
            <w:szCs w:val="24"/>
          </w:rPr>
          <w:delText>contextualized with self-reported,</w:delText>
        </w:r>
      </w:del>
      <w:ins w:id="26" w:author="Kendra Wyant" w:date="2026-04-29T15:51:00Z" w16du:dateUtc="2026-04-29T20:51:00Z">
        <w:r w:rsidRPr="00A1169D">
          <w:rPr>
            <w:rFonts w:ascii="Arial" w:hAnsi="Arial" w:cs="Arial"/>
            <w:sz w:val="24"/>
            <w:szCs w:val="24"/>
          </w:rPr>
          <w:t>a promising approach for passively capturing</w:t>
        </w:r>
      </w:ins>
      <w:r w:rsidRPr="00A1169D">
        <w:rPr>
          <w:rFonts w:ascii="Arial" w:hAnsi="Arial" w:cs="Arial"/>
          <w:sz w:val="24"/>
          <w:szCs w:val="24"/>
        </w:rPr>
        <w:t xml:space="preserve"> risk-relevant information about </w:t>
      </w:r>
      <w:del w:id="27" w:author="Kendra Wyant" w:date="2026-04-29T15:51:00Z" w16du:dateUtc="2026-04-29T20:51:00Z">
        <w:r w:rsidRPr="0070264C">
          <w:rPr>
            <w:rFonts w:ascii="Arial" w:hAnsi="Arial" w:cs="Arial"/>
            <w:sz w:val="24"/>
            <w:szCs w:val="24"/>
          </w:rPr>
          <w:delText xml:space="preserve">contacts. </w:delText>
        </w:r>
      </w:del>
      <w:ins w:id="28" w:author="Kendra Wyant" w:date="2026-04-29T15:51:00Z" w16du:dateUtc="2026-04-29T20:51:00Z">
        <w:r w:rsidRPr="00A1169D">
          <w:rPr>
            <w:rFonts w:ascii="Arial" w:hAnsi="Arial" w:cs="Arial"/>
            <w:sz w:val="24"/>
            <w:szCs w:val="24"/>
          </w:rPr>
          <w:t>social interactions, particularly when these data are contextualized with participant-specific meaning.</w:t>
        </w:r>
      </w:ins>
    </w:p>
    <w:p w14:paraId="16383541" w14:textId="77777777" w:rsidR="0022083A" w:rsidRPr="00A1169D" w:rsidRDefault="00000000" w:rsidP="00745A4E">
      <w:pPr>
        <w:pStyle w:val="Abstract"/>
        <w:spacing w:after="0" w:line="480" w:lineRule="auto"/>
        <w:ind w:firstLine="720"/>
        <w:rPr>
          <w:ins w:id="29" w:author="Kendra Wyant" w:date="2026-04-29T15:51:00Z" w16du:dateUtc="2026-04-29T20:51:00Z"/>
          <w:rFonts w:ascii="Arial" w:hAnsi="Arial" w:cs="Arial"/>
          <w:sz w:val="24"/>
          <w:szCs w:val="24"/>
        </w:rPr>
      </w:pPr>
      <w:r w:rsidRPr="00A1169D">
        <w:rPr>
          <w:rFonts w:ascii="Arial" w:hAnsi="Arial" w:cs="Arial"/>
          <w:sz w:val="24"/>
          <w:szCs w:val="24"/>
        </w:rPr>
        <w:t xml:space="preserve">We evaluated a machine learning model predicting next-day alcohol </w:t>
      </w:r>
      <w:proofErr w:type="gramStart"/>
      <w:r w:rsidRPr="00A1169D">
        <w:rPr>
          <w:rFonts w:ascii="Arial" w:hAnsi="Arial" w:cs="Arial"/>
          <w:sz w:val="24"/>
          <w:szCs w:val="24"/>
        </w:rPr>
        <w:t>lapse</w:t>
      </w:r>
      <w:proofErr w:type="gramEnd"/>
      <w:r w:rsidRPr="00A1169D">
        <w:rPr>
          <w:rFonts w:ascii="Arial" w:hAnsi="Arial" w:cs="Arial"/>
          <w:sz w:val="24"/>
          <w:szCs w:val="24"/>
        </w:rPr>
        <w:t xml:space="preserve"> among individuals in early recovery from AUD using contextualized cellular communication data and baseline </w:t>
      </w:r>
      <w:ins w:id="30" w:author="Kendra Wyant" w:date="2026-04-29T15:51:00Z" w16du:dateUtc="2026-04-29T20:51:00Z">
        <w:r w:rsidRPr="00A1169D">
          <w:rPr>
            <w:rFonts w:ascii="Arial" w:hAnsi="Arial" w:cs="Arial"/>
            <w:sz w:val="24"/>
            <w:szCs w:val="24"/>
          </w:rPr>
          <w:t xml:space="preserve">alcohol use, </w:t>
        </w:r>
      </w:ins>
      <w:r w:rsidRPr="00A1169D">
        <w:rPr>
          <w:rFonts w:ascii="Arial" w:hAnsi="Arial" w:cs="Arial"/>
          <w:sz w:val="24"/>
          <w:szCs w:val="24"/>
        </w:rPr>
        <w:t>demographic</w:t>
      </w:r>
      <w:ins w:id="31" w:author="Kendra Wyant" w:date="2026-04-29T15:51:00Z" w16du:dateUtc="2026-04-29T20:51:00Z">
        <w:r w:rsidRPr="00A1169D">
          <w:rPr>
            <w:rFonts w:ascii="Arial" w:hAnsi="Arial" w:cs="Arial"/>
            <w:sz w:val="24"/>
            <w:szCs w:val="24"/>
          </w:rPr>
          <w:t>,</w:t>
        </w:r>
      </w:ins>
      <w:r w:rsidRPr="00A1169D">
        <w:rPr>
          <w:rFonts w:ascii="Arial" w:hAnsi="Arial" w:cs="Arial"/>
          <w:sz w:val="24"/>
          <w:szCs w:val="24"/>
        </w:rPr>
        <w:t xml:space="preserve"> and </w:t>
      </w:r>
      <w:del w:id="32" w:author="Kendra Wyant" w:date="2026-04-29T15:51:00Z" w16du:dateUtc="2026-04-29T20:51:00Z">
        <w:r w:rsidRPr="0070264C">
          <w:rPr>
            <w:rFonts w:ascii="Arial" w:hAnsi="Arial" w:cs="Arial"/>
            <w:sz w:val="24"/>
            <w:szCs w:val="24"/>
          </w:rPr>
          <w:delText>AUD</w:delText>
        </w:r>
      </w:del>
      <w:ins w:id="33" w:author="Kendra Wyant" w:date="2026-04-29T15:51:00Z" w16du:dateUtc="2026-04-29T20:51:00Z">
        <w:r w:rsidRPr="00A1169D">
          <w:rPr>
            <w:rFonts w:ascii="Arial" w:hAnsi="Arial" w:cs="Arial"/>
            <w:sz w:val="24"/>
            <w:szCs w:val="24"/>
          </w:rPr>
          <w:t>psychiatric and personality</w:t>
        </w:r>
      </w:ins>
      <w:r w:rsidRPr="00A1169D">
        <w:rPr>
          <w:rFonts w:ascii="Arial" w:hAnsi="Arial" w:cs="Arial"/>
          <w:sz w:val="24"/>
          <w:szCs w:val="24"/>
        </w:rPr>
        <w:t xml:space="preserve"> characteristics. A total of 144 participants (49% male; mean age=40; 87% non-Hispanic White) with a goal of abstinence provided cellular communication data and alcohol use reports via a 4x daily EMA for up to three months. Models were trained and evaluated using repeated k-fold cross-validation.</w:t>
      </w:r>
      <w:del w:id="34" w:author="Kendra Wyant" w:date="2026-04-29T15:51:00Z" w16du:dateUtc="2026-04-29T20:51:00Z">
        <w:r w:rsidRPr="0070264C">
          <w:rPr>
            <w:rFonts w:ascii="Arial" w:hAnsi="Arial" w:cs="Arial"/>
            <w:sz w:val="24"/>
            <w:szCs w:val="24"/>
          </w:rPr>
          <w:delText xml:space="preserve"> </w:delText>
        </w:r>
      </w:del>
    </w:p>
    <w:p w14:paraId="055FC43A" w14:textId="77777777" w:rsidR="0022083A" w:rsidRPr="00A1169D" w:rsidRDefault="00000000" w:rsidP="00745A4E">
      <w:pPr>
        <w:pStyle w:val="Abstract"/>
        <w:spacing w:after="0" w:line="480" w:lineRule="auto"/>
        <w:ind w:firstLine="720"/>
        <w:rPr>
          <w:ins w:id="35" w:author="Kendra Wyant" w:date="2026-04-29T15:51:00Z" w16du:dateUtc="2026-04-29T20:51:00Z"/>
          <w:rFonts w:ascii="Arial" w:hAnsi="Arial" w:cs="Arial"/>
          <w:sz w:val="24"/>
          <w:szCs w:val="24"/>
        </w:rPr>
      </w:pPr>
      <w:r w:rsidRPr="00A1169D">
        <w:rPr>
          <w:rFonts w:ascii="Arial" w:hAnsi="Arial" w:cs="Arial"/>
          <w:sz w:val="24"/>
          <w:szCs w:val="24"/>
        </w:rPr>
        <w:lastRenderedPageBreak/>
        <w:t xml:space="preserve">The best-performing </w:t>
      </w:r>
      <w:ins w:id="36" w:author="Kendra Wyant" w:date="2026-04-29T15:51:00Z" w16du:dateUtc="2026-04-29T20:51:00Z">
        <w:r w:rsidRPr="00A1169D">
          <w:rPr>
            <w:rFonts w:ascii="Arial" w:hAnsi="Arial" w:cs="Arial"/>
            <w:sz w:val="24"/>
            <w:szCs w:val="24"/>
          </w:rPr>
          <w:t xml:space="preserve">full </w:t>
        </w:r>
      </w:ins>
      <w:r w:rsidRPr="00A1169D">
        <w:rPr>
          <w:rFonts w:ascii="Arial" w:hAnsi="Arial" w:cs="Arial"/>
          <w:sz w:val="24"/>
          <w:szCs w:val="24"/>
        </w:rPr>
        <w:t xml:space="preserve">model used an elastic net algorithm and retained </w:t>
      </w:r>
      <w:del w:id="37" w:author="Kendra Wyant" w:date="2026-04-29T15:51:00Z" w16du:dateUtc="2026-04-29T20:51:00Z">
        <w:r w:rsidRPr="0070264C">
          <w:rPr>
            <w:rFonts w:ascii="Arial" w:hAnsi="Arial" w:cs="Arial"/>
            <w:sz w:val="24"/>
            <w:szCs w:val="24"/>
          </w:rPr>
          <w:delText>13</w:delText>
        </w:r>
      </w:del>
      <w:ins w:id="38" w:author="Kendra Wyant" w:date="2026-04-29T15:51:00Z" w16du:dateUtc="2026-04-29T20:51:00Z">
        <w:r w:rsidRPr="00A1169D">
          <w:rPr>
            <w:rFonts w:ascii="Arial" w:hAnsi="Arial" w:cs="Arial"/>
            <w:sz w:val="24"/>
            <w:szCs w:val="24"/>
          </w:rPr>
          <w:t>10</w:t>
        </w:r>
      </w:ins>
      <w:r w:rsidRPr="00A1169D">
        <w:rPr>
          <w:rFonts w:ascii="Arial" w:hAnsi="Arial" w:cs="Arial"/>
          <w:sz w:val="24"/>
          <w:szCs w:val="24"/>
        </w:rPr>
        <w:t xml:space="preserve"> features (median posterior </w:t>
      </w:r>
      <w:proofErr w:type="spellStart"/>
      <w:r w:rsidRPr="00A1169D">
        <w:rPr>
          <w:rFonts w:ascii="Arial" w:hAnsi="Arial" w:cs="Arial"/>
          <w:sz w:val="24"/>
          <w:szCs w:val="24"/>
        </w:rPr>
        <w:t>auROC</w:t>
      </w:r>
      <w:proofErr w:type="spellEnd"/>
      <w:r w:rsidRPr="00A1169D">
        <w:rPr>
          <w:rFonts w:ascii="Arial" w:hAnsi="Arial" w:cs="Arial"/>
          <w:sz w:val="24"/>
          <w:szCs w:val="24"/>
        </w:rPr>
        <w:t>=0.</w:t>
      </w:r>
      <w:del w:id="39" w:author="Kendra Wyant" w:date="2026-04-29T15:51:00Z" w16du:dateUtc="2026-04-29T20:51:00Z">
        <w:r w:rsidRPr="0070264C">
          <w:rPr>
            <w:rFonts w:ascii="Arial" w:hAnsi="Arial" w:cs="Arial"/>
            <w:sz w:val="24"/>
            <w:szCs w:val="24"/>
          </w:rPr>
          <w:delText>68</w:delText>
        </w:r>
      </w:del>
      <w:ins w:id="40" w:author="Kendra Wyant" w:date="2026-04-29T15:51:00Z" w16du:dateUtc="2026-04-29T20:51:00Z">
        <w:r w:rsidRPr="00A1169D">
          <w:rPr>
            <w:rFonts w:ascii="Arial" w:hAnsi="Arial" w:cs="Arial"/>
            <w:sz w:val="24"/>
            <w:szCs w:val="24"/>
          </w:rPr>
          <w:t>67</w:t>
        </w:r>
      </w:ins>
      <w:r w:rsidRPr="00A1169D">
        <w:rPr>
          <w:rFonts w:ascii="Arial" w:hAnsi="Arial" w:cs="Arial"/>
          <w:sz w:val="24"/>
          <w:szCs w:val="24"/>
        </w:rPr>
        <w:t>, 95% Bayesian credible interval (CI; [0.64, 0.71]). A</w:t>
      </w:r>
      <w:del w:id="41" w:author="Kendra Wyant" w:date="2026-04-29T15:51:00Z" w16du:dateUtc="2026-04-29T20:51:00Z">
        <w:r w:rsidRPr="0070264C">
          <w:rPr>
            <w:rFonts w:ascii="Arial" w:hAnsi="Arial" w:cs="Arial"/>
            <w:sz w:val="24"/>
            <w:szCs w:val="24"/>
          </w:rPr>
          <w:delText xml:space="preserve"> baseline</w:delText>
        </w:r>
      </w:del>
      <w:r w:rsidRPr="00A1169D">
        <w:rPr>
          <w:rFonts w:ascii="Arial" w:hAnsi="Arial" w:cs="Arial"/>
          <w:sz w:val="24"/>
          <w:szCs w:val="24"/>
        </w:rPr>
        <w:t xml:space="preserve"> comparison model including only baseline features </w:t>
      </w:r>
      <w:del w:id="42" w:author="Kendra Wyant" w:date="2026-04-29T15:51:00Z" w16du:dateUtc="2026-04-29T20:51:00Z">
        <w:r w:rsidRPr="0070264C">
          <w:rPr>
            <w:rFonts w:ascii="Arial" w:hAnsi="Arial" w:cs="Arial"/>
            <w:sz w:val="24"/>
            <w:szCs w:val="24"/>
          </w:rPr>
          <w:delText xml:space="preserve">retained five features and </w:delText>
        </w:r>
      </w:del>
      <w:r w:rsidRPr="00A1169D">
        <w:rPr>
          <w:rFonts w:ascii="Arial" w:hAnsi="Arial" w:cs="Arial"/>
          <w:sz w:val="24"/>
          <w:szCs w:val="24"/>
        </w:rPr>
        <w:t xml:space="preserve">demonstrated </w:t>
      </w:r>
      <w:del w:id="43" w:author="Kendra Wyant" w:date="2026-04-29T15:51:00Z" w16du:dateUtc="2026-04-29T20:51:00Z">
        <w:r w:rsidRPr="0070264C">
          <w:rPr>
            <w:rFonts w:ascii="Arial" w:hAnsi="Arial" w:cs="Arial"/>
            <w:sz w:val="24"/>
            <w:szCs w:val="24"/>
          </w:rPr>
          <w:delText>nearly identical</w:delText>
        </w:r>
      </w:del>
      <w:ins w:id="44" w:author="Kendra Wyant" w:date="2026-04-29T15:51:00Z" w16du:dateUtc="2026-04-29T20:51:00Z">
        <w:r w:rsidRPr="00A1169D">
          <w:rPr>
            <w:rFonts w:ascii="Arial" w:hAnsi="Arial" w:cs="Arial"/>
            <w:sz w:val="24"/>
            <w:szCs w:val="24"/>
          </w:rPr>
          <w:t>comparable</w:t>
        </w:r>
      </w:ins>
      <w:r w:rsidRPr="00A1169D">
        <w:rPr>
          <w:rFonts w:ascii="Arial" w:hAnsi="Arial" w:cs="Arial"/>
          <w:sz w:val="24"/>
          <w:szCs w:val="24"/>
        </w:rPr>
        <w:t xml:space="preserve"> performance (median </w:t>
      </w:r>
      <w:proofErr w:type="spellStart"/>
      <w:r w:rsidRPr="00A1169D">
        <w:rPr>
          <w:rFonts w:ascii="Arial" w:hAnsi="Arial" w:cs="Arial"/>
          <w:sz w:val="24"/>
          <w:szCs w:val="24"/>
        </w:rPr>
        <w:t>auROC</w:t>
      </w:r>
      <w:proofErr w:type="spellEnd"/>
      <w:r w:rsidRPr="00A1169D">
        <w:rPr>
          <w:rFonts w:ascii="Arial" w:hAnsi="Arial" w:cs="Arial"/>
          <w:sz w:val="24"/>
          <w:szCs w:val="24"/>
        </w:rPr>
        <w:t>=0.</w:t>
      </w:r>
      <w:del w:id="45" w:author="Kendra Wyant" w:date="2026-04-29T15:51:00Z" w16du:dateUtc="2026-04-29T20:51:00Z">
        <w:r w:rsidRPr="0070264C">
          <w:rPr>
            <w:rFonts w:ascii="Arial" w:hAnsi="Arial" w:cs="Arial"/>
            <w:sz w:val="24"/>
            <w:szCs w:val="24"/>
          </w:rPr>
          <w:delText>68</w:delText>
        </w:r>
      </w:del>
      <w:ins w:id="46" w:author="Kendra Wyant" w:date="2026-04-29T15:51:00Z" w16du:dateUtc="2026-04-29T20:51:00Z">
        <w:r w:rsidRPr="00A1169D">
          <w:rPr>
            <w:rFonts w:ascii="Arial" w:hAnsi="Arial" w:cs="Arial"/>
            <w:sz w:val="24"/>
            <w:szCs w:val="24"/>
          </w:rPr>
          <w:t>69</w:t>
        </w:r>
      </w:ins>
      <w:r w:rsidRPr="00A1169D">
        <w:rPr>
          <w:rFonts w:ascii="Arial" w:hAnsi="Arial" w:cs="Arial"/>
          <w:sz w:val="24"/>
          <w:szCs w:val="24"/>
        </w:rPr>
        <w:t>, 95% CI [0.</w:t>
      </w:r>
      <w:del w:id="47" w:author="Kendra Wyant" w:date="2026-04-29T15:51:00Z" w16du:dateUtc="2026-04-29T20:51:00Z">
        <w:r w:rsidRPr="0070264C">
          <w:rPr>
            <w:rFonts w:ascii="Arial" w:hAnsi="Arial" w:cs="Arial"/>
            <w:sz w:val="24"/>
            <w:szCs w:val="24"/>
          </w:rPr>
          <w:delText>64</w:delText>
        </w:r>
      </w:del>
      <w:ins w:id="48" w:author="Kendra Wyant" w:date="2026-04-29T15:51:00Z" w16du:dateUtc="2026-04-29T20:51:00Z">
        <w:r w:rsidRPr="00A1169D">
          <w:rPr>
            <w:rFonts w:ascii="Arial" w:hAnsi="Arial" w:cs="Arial"/>
            <w:sz w:val="24"/>
            <w:szCs w:val="24"/>
          </w:rPr>
          <w:t>65</w:t>
        </w:r>
      </w:ins>
      <w:r w:rsidRPr="00A1169D">
        <w:rPr>
          <w:rFonts w:ascii="Arial" w:hAnsi="Arial" w:cs="Arial"/>
          <w:sz w:val="24"/>
          <w:szCs w:val="24"/>
        </w:rPr>
        <w:t>, 0.</w:t>
      </w:r>
      <w:del w:id="49" w:author="Kendra Wyant" w:date="2026-04-29T15:51:00Z" w16du:dateUtc="2026-04-29T20:51:00Z">
        <w:r w:rsidRPr="0070264C">
          <w:rPr>
            <w:rFonts w:ascii="Arial" w:hAnsi="Arial" w:cs="Arial"/>
            <w:sz w:val="24"/>
            <w:szCs w:val="24"/>
          </w:rPr>
          <w:delText>71</w:delText>
        </w:r>
      </w:del>
      <w:ins w:id="50" w:author="Kendra Wyant" w:date="2026-04-29T15:51:00Z" w16du:dateUtc="2026-04-29T20:51:00Z">
        <w:r w:rsidRPr="00A1169D">
          <w:rPr>
            <w:rFonts w:ascii="Arial" w:hAnsi="Arial" w:cs="Arial"/>
            <w:sz w:val="24"/>
            <w:szCs w:val="24"/>
          </w:rPr>
          <w:t>72</w:t>
        </w:r>
      </w:ins>
      <w:r w:rsidRPr="00A1169D">
        <w:rPr>
          <w:rFonts w:ascii="Arial" w:hAnsi="Arial" w:cs="Arial"/>
          <w:sz w:val="24"/>
          <w:szCs w:val="24"/>
        </w:rPr>
        <w:t>]). Cellular</w:t>
      </w:r>
      <w:ins w:id="51" w:author="Kendra Wyant" w:date="2026-04-29T15:51:00Z" w16du:dateUtc="2026-04-29T20:51:00Z">
        <w:r w:rsidRPr="00A1169D">
          <w:rPr>
            <w:rFonts w:ascii="Arial" w:hAnsi="Arial" w:cs="Arial"/>
            <w:sz w:val="24"/>
            <w:szCs w:val="24"/>
          </w:rPr>
          <w:t xml:space="preserve"> communication features on their own performed poorly, but still above chance performance (median </w:t>
        </w:r>
        <w:proofErr w:type="spellStart"/>
        <w:r w:rsidRPr="00A1169D">
          <w:rPr>
            <w:rFonts w:ascii="Arial" w:hAnsi="Arial" w:cs="Arial"/>
            <w:sz w:val="24"/>
            <w:szCs w:val="24"/>
          </w:rPr>
          <w:t>auROC</w:t>
        </w:r>
        <w:proofErr w:type="spellEnd"/>
        <w:r w:rsidRPr="00A1169D">
          <w:rPr>
            <w:rFonts w:ascii="Arial" w:hAnsi="Arial" w:cs="Arial"/>
            <w:sz w:val="24"/>
            <w:szCs w:val="24"/>
          </w:rPr>
          <w:t>=0.59, 95% CI [0.55, 0.62]).</w:t>
        </w:r>
      </w:ins>
    </w:p>
    <w:p w14:paraId="45F78EBB" w14:textId="77777777" w:rsidR="0022083A" w:rsidRDefault="00000000" w:rsidP="00745A4E">
      <w:pPr>
        <w:pStyle w:val="Abstract"/>
        <w:spacing w:after="0" w:line="480" w:lineRule="auto"/>
        <w:ind w:firstLine="720"/>
        <w:rPr>
          <w:rFonts w:ascii="Arial" w:hAnsi="Arial" w:cs="Arial"/>
          <w:sz w:val="24"/>
          <w:szCs w:val="24"/>
        </w:rPr>
        <w:pPrChange w:id="52" w:author="Kendra Wyant" w:date="2026-04-29T15:51:00Z" w16du:dateUtc="2026-04-29T20:51:00Z">
          <w:pPr>
            <w:pStyle w:val="Abstract"/>
            <w:spacing w:after="0" w:line="480" w:lineRule="auto"/>
          </w:pPr>
        </w:pPrChange>
      </w:pPr>
      <w:ins w:id="53" w:author="Kendra Wyant" w:date="2026-04-29T15:51:00Z" w16du:dateUtc="2026-04-29T20:51:00Z">
        <w:r w:rsidRPr="00A1169D">
          <w:rPr>
            <w:rFonts w:ascii="Arial" w:hAnsi="Arial" w:cs="Arial"/>
            <w:sz w:val="24"/>
            <w:szCs w:val="24"/>
          </w:rPr>
          <w:t>These findings demonstrate that cellular</w:t>
        </w:r>
      </w:ins>
      <w:r w:rsidRPr="00A1169D">
        <w:rPr>
          <w:rFonts w:ascii="Arial" w:hAnsi="Arial" w:cs="Arial"/>
          <w:sz w:val="24"/>
          <w:szCs w:val="24"/>
        </w:rPr>
        <w:t xml:space="preserve"> communication data capture some risk-relevant signal for alcohol </w:t>
      </w:r>
      <w:proofErr w:type="gramStart"/>
      <w:r w:rsidRPr="00A1169D">
        <w:rPr>
          <w:rFonts w:ascii="Arial" w:hAnsi="Arial" w:cs="Arial"/>
          <w:sz w:val="24"/>
          <w:szCs w:val="24"/>
        </w:rPr>
        <w:t>lapse</w:t>
      </w:r>
      <w:proofErr w:type="gramEnd"/>
      <w:r w:rsidRPr="00A1169D">
        <w:rPr>
          <w:rFonts w:ascii="Arial" w:hAnsi="Arial" w:cs="Arial"/>
          <w:sz w:val="24"/>
          <w:szCs w:val="24"/>
        </w:rPr>
        <w:t xml:space="preserve"> but do not provide incremental predictive value beyond baseline measures. </w:t>
      </w:r>
      <w:del w:id="54" w:author="Kendra Wyant" w:date="2026-04-29T15:51:00Z" w16du:dateUtc="2026-04-29T20:51:00Z">
        <w:r w:rsidRPr="0070264C">
          <w:rPr>
            <w:rFonts w:ascii="Arial" w:hAnsi="Arial" w:cs="Arial"/>
            <w:sz w:val="24"/>
            <w:szCs w:val="24"/>
          </w:rPr>
          <w:delText>Several</w:delText>
        </w:r>
      </w:del>
      <w:ins w:id="55" w:author="Kendra Wyant" w:date="2026-04-29T15:51:00Z" w16du:dateUtc="2026-04-29T20:51:00Z">
        <w:r w:rsidRPr="00A1169D">
          <w:rPr>
            <w:rFonts w:ascii="Arial" w:hAnsi="Arial" w:cs="Arial"/>
            <w:sz w:val="24"/>
            <w:szCs w:val="24"/>
          </w:rPr>
          <w:t>Nevertheless, several</w:t>
        </w:r>
      </w:ins>
      <w:r w:rsidRPr="00A1169D">
        <w:rPr>
          <w:rFonts w:ascii="Arial" w:hAnsi="Arial" w:cs="Arial"/>
          <w:sz w:val="24"/>
          <w:szCs w:val="24"/>
        </w:rPr>
        <w:t xml:space="preserve"> communication features were retained in the </w:t>
      </w:r>
      <w:del w:id="56" w:author="Kendra Wyant" w:date="2026-04-29T15:51:00Z" w16du:dateUtc="2026-04-29T20:51:00Z">
        <w:r w:rsidRPr="0070264C">
          <w:rPr>
            <w:rFonts w:ascii="Arial" w:hAnsi="Arial" w:cs="Arial"/>
            <w:sz w:val="24"/>
            <w:szCs w:val="24"/>
          </w:rPr>
          <w:delText>final</w:delText>
        </w:r>
      </w:del>
      <w:ins w:id="57" w:author="Kendra Wyant" w:date="2026-04-29T15:51:00Z" w16du:dateUtc="2026-04-29T20:51:00Z">
        <w:r w:rsidRPr="00A1169D">
          <w:rPr>
            <w:rFonts w:ascii="Arial" w:hAnsi="Arial" w:cs="Arial"/>
            <w:sz w:val="24"/>
            <w:szCs w:val="24"/>
          </w:rPr>
          <w:t>full</w:t>
        </w:r>
      </w:ins>
      <w:r w:rsidRPr="00A1169D">
        <w:rPr>
          <w:rFonts w:ascii="Arial" w:hAnsi="Arial" w:cs="Arial"/>
          <w:sz w:val="24"/>
          <w:szCs w:val="24"/>
        </w:rPr>
        <w:t xml:space="preserve"> model with moderately sized coefficients, suggesting that aspects of social communication may </w:t>
      </w:r>
      <w:del w:id="58" w:author="Kendra Wyant" w:date="2026-04-29T15:51:00Z" w16du:dateUtc="2026-04-29T20:51:00Z">
        <w:r w:rsidRPr="0070264C">
          <w:rPr>
            <w:rFonts w:ascii="Arial" w:hAnsi="Arial" w:cs="Arial"/>
            <w:sz w:val="24"/>
            <w:szCs w:val="24"/>
          </w:rPr>
          <w:delText>be important</w:delText>
        </w:r>
      </w:del>
      <w:ins w:id="59" w:author="Kendra Wyant" w:date="2026-04-29T15:51:00Z" w16du:dateUtc="2026-04-29T20:51:00Z">
        <w:r w:rsidRPr="00A1169D">
          <w:rPr>
            <w:rFonts w:ascii="Arial" w:hAnsi="Arial" w:cs="Arial"/>
            <w:sz w:val="24"/>
            <w:szCs w:val="24"/>
          </w:rPr>
          <w:t>still be clinically relevant</w:t>
        </w:r>
      </w:ins>
      <w:r w:rsidRPr="00A1169D">
        <w:rPr>
          <w:rFonts w:ascii="Arial" w:hAnsi="Arial" w:cs="Arial"/>
          <w:sz w:val="24"/>
          <w:szCs w:val="24"/>
        </w:rPr>
        <w:t xml:space="preserve"> for understanding lapse risk. </w:t>
      </w:r>
      <w:del w:id="60" w:author="Kendra Wyant" w:date="2026-04-29T15:51:00Z" w16du:dateUtc="2026-04-29T20:51:00Z">
        <w:r w:rsidRPr="0070264C">
          <w:rPr>
            <w:rFonts w:ascii="Arial" w:hAnsi="Arial" w:cs="Arial"/>
            <w:sz w:val="24"/>
            <w:szCs w:val="24"/>
          </w:rPr>
          <w:delText>Although</w:delText>
        </w:r>
      </w:del>
      <w:ins w:id="61" w:author="Kendra Wyant" w:date="2026-04-29T15:51:00Z" w16du:dateUtc="2026-04-29T20:51:00Z">
        <w:r w:rsidRPr="00A1169D">
          <w:rPr>
            <w:rFonts w:ascii="Arial" w:hAnsi="Arial" w:cs="Arial"/>
            <w:sz w:val="24"/>
            <w:szCs w:val="24"/>
          </w:rPr>
          <w:t>However</w:t>
        </w:r>
      </w:ins>
      <w:r w:rsidRPr="00A1169D">
        <w:rPr>
          <w:rFonts w:ascii="Arial" w:hAnsi="Arial" w:cs="Arial"/>
          <w:sz w:val="24"/>
          <w:szCs w:val="24"/>
        </w:rPr>
        <w:t xml:space="preserve">, limitations inherent to cellular communication </w:t>
      </w:r>
      <w:del w:id="62" w:author="Kendra Wyant" w:date="2026-04-29T15:51:00Z" w16du:dateUtc="2026-04-29T20:51:00Z">
        <w:r w:rsidRPr="0070264C">
          <w:rPr>
            <w:rFonts w:ascii="Arial" w:hAnsi="Arial" w:cs="Arial"/>
            <w:sz w:val="24"/>
            <w:szCs w:val="24"/>
          </w:rPr>
          <w:delText xml:space="preserve">as a </w:delText>
        </w:r>
      </w:del>
      <w:r w:rsidRPr="00A1169D">
        <w:rPr>
          <w:rFonts w:ascii="Arial" w:hAnsi="Arial" w:cs="Arial"/>
          <w:sz w:val="24"/>
          <w:szCs w:val="24"/>
        </w:rPr>
        <w:t xml:space="preserve">sensing </w:t>
      </w:r>
      <w:del w:id="63" w:author="Kendra Wyant" w:date="2026-04-29T15:51:00Z" w16du:dateUtc="2026-04-29T20:51:00Z">
        <w:r w:rsidRPr="0070264C">
          <w:rPr>
            <w:rFonts w:ascii="Arial" w:hAnsi="Arial" w:cs="Arial"/>
            <w:sz w:val="24"/>
            <w:szCs w:val="24"/>
          </w:rPr>
          <w:delText xml:space="preserve">method </w:delText>
        </w:r>
      </w:del>
      <w:r w:rsidRPr="00A1169D">
        <w:rPr>
          <w:rFonts w:ascii="Arial" w:hAnsi="Arial" w:cs="Arial"/>
          <w:sz w:val="24"/>
          <w:szCs w:val="24"/>
        </w:rPr>
        <w:t xml:space="preserve">may outweigh </w:t>
      </w:r>
      <w:del w:id="64" w:author="Kendra Wyant" w:date="2026-04-29T15:51:00Z" w16du:dateUtc="2026-04-29T20:51:00Z">
        <w:r w:rsidRPr="0070264C">
          <w:rPr>
            <w:rFonts w:ascii="Arial" w:hAnsi="Arial" w:cs="Arial"/>
            <w:sz w:val="24"/>
            <w:szCs w:val="24"/>
          </w:rPr>
          <w:delText>their</w:delText>
        </w:r>
      </w:del>
      <w:ins w:id="65" w:author="Kendra Wyant" w:date="2026-04-29T15:51:00Z" w16du:dateUtc="2026-04-29T20:51:00Z">
        <w:r w:rsidRPr="00A1169D">
          <w:rPr>
            <w:rFonts w:ascii="Arial" w:hAnsi="Arial" w:cs="Arial"/>
            <w:sz w:val="24"/>
            <w:szCs w:val="24"/>
          </w:rPr>
          <w:t>its</w:t>
        </w:r>
      </w:ins>
      <w:r w:rsidRPr="00A1169D">
        <w:rPr>
          <w:rFonts w:ascii="Arial" w:hAnsi="Arial" w:cs="Arial"/>
          <w:sz w:val="24"/>
          <w:szCs w:val="24"/>
        </w:rPr>
        <w:t xml:space="preserve"> added </w:t>
      </w:r>
      <w:del w:id="66" w:author="Kendra Wyant" w:date="2026-04-29T15:51:00Z" w16du:dateUtc="2026-04-29T20:51:00Z">
        <w:r w:rsidRPr="0070264C">
          <w:rPr>
            <w:rFonts w:ascii="Arial" w:hAnsi="Arial" w:cs="Arial"/>
            <w:sz w:val="24"/>
            <w:szCs w:val="24"/>
          </w:rPr>
          <w:delText>value</w:delText>
        </w:r>
      </w:del>
      <w:ins w:id="67" w:author="Kendra Wyant" w:date="2026-04-29T15:51:00Z" w16du:dateUtc="2026-04-29T20:51:00Z">
        <w:r w:rsidRPr="00A1169D">
          <w:rPr>
            <w:rFonts w:ascii="Arial" w:hAnsi="Arial" w:cs="Arial"/>
            <w:sz w:val="24"/>
            <w:szCs w:val="24"/>
          </w:rPr>
          <w:t>utility in lapse prediction models</w:t>
        </w:r>
      </w:ins>
      <w:r w:rsidRPr="00A1169D">
        <w:rPr>
          <w:rFonts w:ascii="Arial" w:hAnsi="Arial" w:cs="Arial"/>
          <w:sz w:val="24"/>
          <w:szCs w:val="24"/>
        </w:rPr>
        <w:t>.</w:t>
      </w:r>
    </w:p>
    <w:p w14:paraId="428C1263" w14:textId="77777777" w:rsidR="00E50083" w:rsidRPr="00E50083" w:rsidRDefault="00896A56" w:rsidP="00E50083">
      <w:pPr>
        <w:pStyle w:val="BodyText"/>
        <w:rPr>
          <w:rPrChange w:id="68" w:author="Kendra Wyant" w:date="2026-04-29T15:51:00Z" w16du:dateUtc="2026-04-29T20:51:00Z">
            <w:rPr>
              <w:rFonts w:ascii="Arial" w:hAnsi="Arial"/>
              <w:b/>
            </w:rPr>
          </w:rPrChange>
        </w:rPr>
        <w:pPrChange w:id="69" w:author="Kendra Wyant" w:date="2026-04-29T15:51:00Z" w16du:dateUtc="2026-04-29T20:51:00Z">
          <w:pPr/>
        </w:pPrChange>
      </w:pPr>
      <w:del w:id="70" w:author="Kendra Wyant" w:date="2026-04-29T15:51:00Z" w16du:dateUtc="2026-04-29T20:51:00Z">
        <w:r>
          <w:rPr>
            <w:rFonts w:ascii="Arial" w:hAnsi="Arial" w:cs="Arial"/>
            <w:b/>
            <w:bCs/>
          </w:rPr>
          <w:br w:type="page"/>
        </w:r>
      </w:del>
    </w:p>
    <w:p w14:paraId="2F467F1F" w14:textId="0BA241F4" w:rsidR="0022083A" w:rsidRPr="00E50083" w:rsidRDefault="00000000" w:rsidP="00745A4E">
      <w:pPr>
        <w:rPr>
          <w:rFonts w:ascii="Arial" w:hAnsi="Arial"/>
          <w:color w:val="0F4761" w:themeColor="accent1" w:themeShade="BF"/>
          <w:sz w:val="36"/>
          <w:rPrChange w:id="71" w:author="Kendra Wyant" w:date="2026-04-29T15:51:00Z" w16du:dateUtc="2026-04-29T20:51:00Z">
            <w:rPr>
              <w:rFonts w:ascii="Arial" w:hAnsi="Arial"/>
              <w:b/>
              <w:color w:val="auto"/>
              <w:sz w:val="24"/>
            </w:rPr>
          </w:rPrChange>
        </w:rPr>
        <w:pPrChange w:id="72" w:author="Kendra Wyant" w:date="2026-04-29T15:51:00Z" w16du:dateUtc="2026-04-29T20:51:00Z">
          <w:pPr>
            <w:pStyle w:val="Heading1"/>
            <w:spacing w:after="0" w:line="480" w:lineRule="auto"/>
            <w:jc w:val="center"/>
          </w:pPr>
        </w:pPrChange>
      </w:pPr>
      <w:bookmarkStart w:id="73" w:name="introduction"/>
      <w:r w:rsidRPr="00E50083">
        <w:rPr>
          <w:rFonts w:ascii="Arial" w:hAnsi="Arial"/>
          <w:b/>
          <w:sz w:val="36"/>
          <w:rPrChange w:id="74" w:author="Kendra Wyant" w:date="2026-04-29T15:51:00Z" w16du:dateUtc="2026-04-29T20:51:00Z">
            <w:rPr>
              <w:rFonts w:ascii="Arial" w:hAnsi="Arial"/>
              <w:b/>
              <w:color w:val="auto"/>
              <w:sz w:val="24"/>
            </w:rPr>
          </w:rPrChange>
        </w:rPr>
        <w:lastRenderedPageBreak/>
        <w:t>Introduction</w:t>
      </w:r>
    </w:p>
    <w:p w14:paraId="3E878BC6" w14:textId="77777777" w:rsidR="0022083A" w:rsidRPr="00A1169D" w:rsidRDefault="00000000" w:rsidP="00A1169D">
      <w:pPr>
        <w:pStyle w:val="FirstParagraph"/>
        <w:spacing w:after="0" w:line="480" w:lineRule="auto"/>
        <w:ind w:firstLine="720"/>
        <w:rPr>
          <w:rFonts w:ascii="Arial" w:hAnsi="Arial" w:cs="Arial"/>
        </w:rPr>
      </w:pPr>
      <w:r w:rsidRPr="00A1169D">
        <w:rPr>
          <w:rFonts w:ascii="Arial" w:hAnsi="Arial" w:cs="Arial"/>
        </w:rPr>
        <w:t xml:space="preserve">Alcohol Use Disorder (AUD) is a chronic, relapsing disease [1–3]. Lapses, single episodes of alcohol use, are among the strongest predictors (and a necessary precursor) </w:t>
      </w:r>
      <w:del w:id="75" w:author="Kendra Wyant" w:date="2026-04-29T15:51:00Z" w16du:dateUtc="2026-04-29T20:51:00Z">
        <w:r w:rsidRPr="0070264C">
          <w:rPr>
            <w:rFonts w:ascii="Arial" w:hAnsi="Arial" w:cs="Arial"/>
          </w:rPr>
          <w:delText>for</w:delText>
        </w:r>
      </w:del>
      <w:ins w:id="76" w:author="Kendra Wyant" w:date="2026-04-29T15:51:00Z" w16du:dateUtc="2026-04-29T20:51:00Z">
        <w:r w:rsidRPr="00A1169D">
          <w:rPr>
            <w:rFonts w:ascii="Arial" w:hAnsi="Arial" w:cs="Arial"/>
          </w:rPr>
          <w:t>of</w:t>
        </w:r>
      </w:ins>
      <w:r w:rsidRPr="00A1169D">
        <w:rPr>
          <w:rFonts w:ascii="Arial" w:hAnsi="Arial" w:cs="Arial"/>
        </w:rPr>
        <w:t xml:space="preserve"> relapse, a full return to harmful drinking [4,5]. While lapses can occur at any point in recovery, they are particularly risky during early recovery [6]. Protective coping mechanisms and socio-environmental resources that support recovery are dynamic and accumulate over time [7]. </w:t>
      </w:r>
      <w:del w:id="77" w:author="Kendra Wyant" w:date="2026-04-29T15:51:00Z" w16du:dateUtc="2026-04-29T20:51:00Z">
        <w:r w:rsidRPr="0070264C">
          <w:rPr>
            <w:rFonts w:ascii="Arial" w:hAnsi="Arial" w:cs="Arial"/>
          </w:rPr>
          <w:delText>As a result</w:delText>
        </w:r>
      </w:del>
      <w:ins w:id="78" w:author="Kendra Wyant" w:date="2026-04-29T15:51:00Z" w16du:dateUtc="2026-04-29T20:51:00Z">
        <w:r w:rsidRPr="00A1169D">
          <w:rPr>
            <w:rFonts w:ascii="Arial" w:hAnsi="Arial" w:cs="Arial"/>
          </w:rPr>
          <w:t>Consequently</w:t>
        </w:r>
      </w:ins>
      <w:r w:rsidRPr="00A1169D">
        <w:rPr>
          <w:rFonts w:ascii="Arial" w:hAnsi="Arial" w:cs="Arial"/>
        </w:rPr>
        <w:t>, early recovery represents a critical window of vulnerability during which a lapse is more likely to escalate into relapse.</w:t>
      </w:r>
    </w:p>
    <w:p w14:paraId="7109F7A7" w14:textId="77777777" w:rsidR="0022083A" w:rsidRPr="00A1169D" w:rsidRDefault="00000000" w:rsidP="00A1169D">
      <w:pPr>
        <w:pStyle w:val="BodyText"/>
        <w:spacing w:after="0" w:line="480" w:lineRule="auto"/>
        <w:ind w:firstLine="720"/>
        <w:rPr>
          <w:rFonts w:ascii="Arial" w:hAnsi="Arial" w:cs="Arial"/>
        </w:rPr>
      </w:pPr>
      <w:ins w:id="79" w:author="Kendra Wyant" w:date="2026-04-29T15:51:00Z" w16du:dateUtc="2026-04-29T20:51:00Z">
        <w:r w:rsidRPr="00A1169D">
          <w:rPr>
            <w:rFonts w:ascii="Arial" w:hAnsi="Arial" w:cs="Arial"/>
          </w:rPr>
          <w:t xml:space="preserve">Given the dynamic and context-dependent nature of lapse risk, there is a clear need for methods capable of identifying when and why an individual is at increased risk in real time. </w:t>
        </w:r>
      </w:ins>
      <w:r w:rsidRPr="00A1169D">
        <w:rPr>
          <w:rFonts w:ascii="Arial" w:hAnsi="Arial" w:cs="Arial"/>
        </w:rPr>
        <w:t xml:space="preserve">An automated recovery </w:t>
      </w:r>
      <w:ins w:id="80" w:author="Kendra Wyant" w:date="2026-04-29T15:51:00Z" w16du:dateUtc="2026-04-29T20:51:00Z">
        <w:r w:rsidRPr="00A1169D">
          <w:rPr>
            <w:rFonts w:ascii="Arial" w:hAnsi="Arial" w:cs="Arial"/>
          </w:rPr>
          <w:t xml:space="preserve">monitoring and </w:t>
        </w:r>
      </w:ins>
      <w:r w:rsidRPr="00A1169D">
        <w:rPr>
          <w:rFonts w:ascii="Arial" w:hAnsi="Arial" w:cs="Arial"/>
        </w:rPr>
        <w:t xml:space="preserve">support system powered by personal sensing and machine learning may assist with </w:t>
      </w:r>
      <w:del w:id="81" w:author="Kendra Wyant" w:date="2026-04-29T15:51:00Z" w16du:dateUtc="2026-04-29T20:51:00Z">
        <w:r w:rsidRPr="0070264C">
          <w:rPr>
            <w:rFonts w:ascii="Arial" w:hAnsi="Arial" w:cs="Arial"/>
          </w:rPr>
          <w:delText>the</w:delText>
        </w:r>
      </w:del>
      <w:ins w:id="82" w:author="Kendra Wyant" w:date="2026-04-29T15:51:00Z" w16du:dateUtc="2026-04-29T20:51:00Z">
        <w:r w:rsidRPr="00A1169D">
          <w:rPr>
            <w:rFonts w:ascii="Arial" w:hAnsi="Arial" w:cs="Arial"/>
          </w:rPr>
          <w:t>this</w:t>
        </w:r>
      </w:ins>
      <w:r w:rsidRPr="00A1169D">
        <w:rPr>
          <w:rFonts w:ascii="Arial" w:hAnsi="Arial" w:cs="Arial"/>
        </w:rPr>
        <w:t xml:space="preserve"> inherently difficult task</w:t>
      </w:r>
      <w:del w:id="83" w:author="Kendra Wyant" w:date="2026-04-29T15:51:00Z" w16du:dateUtc="2026-04-29T20:51:00Z">
        <w:r w:rsidRPr="0070264C">
          <w:rPr>
            <w:rFonts w:ascii="Arial" w:hAnsi="Arial" w:cs="Arial"/>
          </w:rPr>
          <w:delText xml:space="preserve"> of identifying when and why someone is at increased risk for lapse</w:delText>
        </w:r>
      </w:del>
      <w:r w:rsidRPr="00A1169D">
        <w:rPr>
          <w:rFonts w:ascii="Arial" w:hAnsi="Arial" w:cs="Arial"/>
        </w:rPr>
        <w:t xml:space="preserve">. Personal sensing of densely sampled data from individuals’ day-to-day lives can provide the inputs necessary for temporally dynamic lapse </w:t>
      </w:r>
      <w:del w:id="84" w:author="Kendra Wyant" w:date="2026-04-29T15:51:00Z" w16du:dateUtc="2026-04-29T20:51:00Z">
        <w:r w:rsidRPr="0070264C">
          <w:rPr>
            <w:rFonts w:ascii="Arial" w:hAnsi="Arial" w:cs="Arial"/>
          </w:rPr>
          <w:delText>predictions</w:delText>
        </w:r>
      </w:del>
      <w:ins w:id="85" w:author="Kendra Wyant" w:date="2026-04-29T15:51:00Z" w16du:dateUtc="2026-04-29T20:51:00Z">
        <w:r w:rsidRPr="00A1169D">
          <w:rPr>
            <w:rFonts w:ascii="Arial" w:hAnsi="Arial" w:cs="Arial"/>
          </w:rPr>
          <w:t>prediction</w:t>
        </w:r>
      </w:ins>
      <w:r w:rsidRPr="00A1169D">
        <w:rPr>
          <w:rFonts w:ascii="Arial" w:hAnsi="Arial" w:cs="Arial"/>
        </w:rPr>
        <w:t xml:space="preserve"> [8]. Early machine learning models using ecological momentary assessment (EMA) data have achieved excellent accuracy in predicting future lapses back to alcohol use in treatment seeking populations [9–11].</w:t>
      </w:r>
    </w:p>
    <w:p w14:paraId="266EC1DF" w14:textId="77777777" w:rsidR="0022083A" w:rsidRPr="00A1169D" w:rsidRDefault="00000000" w:rsidP="00A1169D">
      <w:pPr>
        <w:pStyle w:val="BodyText"/>
        <w:spacing w:after="0" w:line="480" w:lineRule="auto"/>
        <w:ind w:firstLine="720"/>
        <w:rPr>
          <w:rFonts w:ascii="Arial" w:hAnsi="Arial" w:cs="Arial"/>
        </w:rPr>
      </w:pPr>
      <w:r w:rsidRPr="00A1169D">
        <w:rPr>
          <w:rFonts w:ascii="Arial" w:hAnsi="Arial" w:cs="Arial"/>
        </w:rPr>
        <w:t>Despite the high predictive success of EMA</w:t>
      </w:r>
      <w:ins w:id="86" w:author="Kendra Wyant" w:date="2026-04-29T15:51:00Z" w16du:dateUtc="2026-04-29T20:51:00Z">
        <w:r w:rsidRPr="00A1169D">
          <w:rPr>
            <w:rFonts w:ascii="Arial" w:hAnsi="Arial" w:cs="Arial"/>
          </w:rPr>
          <w:t>-based approaches</w:t>
        </w:r>
      </w:ins>
      <w:r w:rsidRPr="00A1169D">
        <w:rPr>
          <w:rFonts w:ascii="Arial" w:hAnsi="Arial" w:cs="Arial"/>
        </w:rPr>
        <w:t>, questions remain about the long-term feasibility of a self-report sensing method. EMA has been shown to be well</w:t>
      </w:r>
      <w:del w:id="87" w:author="Kendra Wyant" w:date="2026-04-29T15:51:00Z" w16du:dateUtc="2026-04-29T20:51:00Z">
        <w:r w:rsidRPr="0070264C">
          <w:rPr>
            <w:rFonts w:ascii="Arial" w:hAnsi="Arial" w:cs="Arial"/>
          </w:rPr>
          <w:delText>-</w:delText>
        </w:r>
      </w:del>
      <w:ins w:id="88" w:author="Kendra Wyant" w:date="2026-04-29T15:51:00Z" w16du:dateUtc="2026-04-29T20:51:00Z">
        <w:r w:rsidRPr="00A1169D">
          <w:rPr>
            <w:rFonts w:ascii="Arial" w:hAnsi="Arial" w:cs="Arial"/>
          </w:rPr>
          <w:t xml:space="preserve"> </w:t>
        </w:r>
      </w:ins>
      <w:r w:rsidRPr="00A1169D">
        <w:rPr>
          <w:rFonts w:ascii="Arial" w:hAnsi="Arial" w:cs="Arial"/>
        </w:rPr>
        <w:t>tolerated among substance</w:t>
      </w:r>
      <w:del w:id="89" w:author="Kendra Wyant" w:date="2026-04-29T15:51:00Z" w16du:dateUtc="2026-04-29T20:51:00Z">
        <w:r w:rsidRPr="0070264C">
          <w:rPr>
            <w:rFonts w:ascii="Arial" w:hAnsi="Arial" w:cs="Arial"/>
          </w:rPr>
          <w:delText xml:space="preserve"> use</w:delText>
        </w:r>
      </w:del>
      <w:ins w:id="90" w:author="Kendra Wyant" w:date="2026-04-29T15:51:00Z" w16du:dateUtc="2026-04-29T20:51:00Z">
        <w:r w:rsidRPr="00A1169D">
          <w:rPr>
            <w:rFonts w:ascii="Arial" w:hAnsi="Arial" w:cs="Arial"/>
          </w:rPr>
          <w:t>-using</w:t>
        </w:r>
      </w:ins>
      <w:r w:rsidRPr="00A1169D">
        <w:rPr>
          <w:rFonts w:ascii="Arial" w:hAnsi="Arial" w:cs="Arial"/>
        </w:rPr>
        <w:t xml:space="preserve"> populations over relatively short periods </w:t>
      </w:r>
      <w:del w:id="91" w:author="Kendra Wyant" w:date="2026-04-29T15:51:00Z" w16du:dateUtc="2026-04-29T20:51:00Z">
        <w:r w:rsidRPr="0070264C">
          <w:rPr>
            <w:rFonts w:ascii="Arial" w:hAnsi="Arial" w:cs="Arial"/>
          </w:rPr>
          <w:delText xml:space="preserve">of time </w:delText>
        </w:r>
      </w:del>
      <w:r w:rsidRPr="00A1169D">
        <w:rPr>
          <w:rFonts w:ascii="Arial" w:hAnsi="Arial" w:cs="Arial"/>
        </w:rPr>
        <w:t xml:space="preserve">[12,13]. </w:t>
      </w:r>
      <w:del w:id="92" w:author="Kendra Wyant" w:date="2026-04-29T15:51:00Z" w16du:dateUtc="2026-04-29T20:51:00Z">
        <w:r w:rsidRPr="0070264C">
          <w:rPr>
            <w:rFonts w:ascii="Arial" w:hAnsi="Arial" w:cs="Arial"/>
          </w:rPr>
          <w:delText>It</w:delText>
        </w:r>
      </w:del>
      <w:ins w:id="93" w:author="Kendra Wyant" w:date="2026-04-29T15:51:00Z" w16du:dateUtc="2026-04-29T20:51:00Z">
        <w:r w:rsidRPr="00A1169D">
          <w:rPr>
            <w:rFonts w:ascii="Arial" w:hAnsi="Arial" w:cs="Arial"/>
          </w:rPr>
          <w:t>However, it</w:t>
        </w:r>
      </w:ins>
      <w:r w:rsidRPr="00A1169D">
        <w:rPr>
          <w:rFonts w:ascii="Arial" w:hAnsi="Arial" w:cs="Arial"/>
        </w:rPr>
        <w:t xml:space="preserve"> is unclear whether individuals would be willing </w:t>
      </w:r>
      <w:del w:id="94" w:author="Kendra Wyant" w:date="2026-04-29T15:51:00Z" w16du:dateUtc="2026-04-29T20:51:00Z">
        <w:r w:rsidRPr="0070264C">
          <w:rPr>
            <w:rFonts w:ascii="Arial" w:hAnsi="Arial" w:cs="Arial"/>
          </w:rPr>
          <w:delText>and</w:delText>
        </w:r>
      </w:del>
      <w:ins w:id="95" w:author="Kendra Wyant" w:date="2026-04-29T15:51:00Z" w16du:dateUtc="2026-04-29T20:51:00Z">
        <w:r w:rsidRPr="00A1169D">
          <w:rPr>
            <w:rFonts w:ascii="Arial" w:hAnsi="Arial" w:cs="Arial"/>
          </w:rPr>
          <w:t>or</w:t>
        </w:r>
      </w:ins>
      <w:r w:rsidRPr="00A1169D">
        <w:rPr>
          <w:rFonts w:ascii="Arial" w:hAnsi="Arial" w:cs="Arial"/>
        </w:rPr>
        <w:t xml:space="preserve"> able to adhere to </w:t>
      </w:r>
      <w:del w:id="96" w:author="Kendra Wyant" w:date="2026-04-29T15:51:00Z" w16du:dateUtc="2026-04-29T20:51:00Z">
        <w:r w:rsidRPr="0070264C">
          <w:rPr>
            <w:rFonts w:ascii="Arial" w:hAnsi="Arial" w:cs="Arial"/>
          </w:rPr>
          <w:delText>an extensive</w:delText>
        </w:r>
      </w:del>
      <w:ins w:id="97" w:author="Kendra Wyant" w:date="2026-04-29T15:51:00Z" w16du:dateUtc="2026-04-29T20:51:00Z">
        <w:r w:rsidRPr="00A1169D">
          <w:rPr>
            <w:rFonts w:ascii="Arial" w:hAnsi="Arial" w:cs="Arial"/>
          </w:rPr>
          <w:t>intensive</w:t>
        </w:r>
      </w:ins>
      <w:r w:rsidRPr="00A1169D">
        <w:rPr>
          <w:rFonts w:ascii="Arial" w:hAnsi="Arial" w:cs="Arial"/>
        </w:rPr>
        <w:t xml:space="preserve"> EMA </w:t>
      </w:r>
      <w:del w:id="98" w:author="Kendra Wyant" w:date="2026-04-29T15:51:00Z" w16du:dateUtc="2026-04-29T20:51:00Z">
        <w:r w:rsidRPr="0070264C">
          <w:rPr>
            <w:rFonts w:ascii="Arial" w:hAnsi="Arial" w:cs="Arial"/>
          </w:rPr>
          <w:delText>protocol</w:delText>
        </w:r>
      </w:del>
      <w:ins w:id="99" w:author="Kendra Wyant" w:date="2026-04-29T15:51:00Z" w16du:dateUtc="2026-04-29T20:51:00Z">
        <w:r w:rsidRPr="00A1169D">
          <w:rPr>
            <w:rFonts w:ascii="Arial" w:hAnsi="Arial" w:cs="Arial"/>
          </w:rPr>
          <w:t>protocols</w:t>
        </w:r>
      </w:ins>
      <w:r w:rsidRPr="00A1169D">
        <w:rPr>
          <w:rFonts w:ascii="Arial" w:hAnsi="Arial" w:cs="Arial"/>
        </w:rPr>
        <w:t xml:space="preserve"> (e.g., </w:t>
      </w:r>
      <w:del w:id="100" w:author="Kendra Wyant" w:date="2026-04-29T15:51:00Z" w16du:dateUtc="2026-04-29T20:51:00Z">
        <w:r w:rsidRPr="0070264C">
          <w:rPr>
            <w:rFonts w:ascii="Arial" w:hAnsi="Arial" w:cs="Arial"/>
          </w:rPr>
          <w:delText>4</w:delText>
        </w:r>
      </w:del>
      <w:ins w:id="101" w:author="Kendra Wyant" w:date="2026-04-29T15:51:00Z" w16du:dateUtc="2026-04-29T20:51:00Z">
        <w:r w:rsidRPr="00A1169D">
          <w:rPr>
            <w:rFonts w:ascii="Arial" w:hAnsi="Arial" w:cs="Arial"/>
          </w:rPr>
          <w:t>four</w:t>
        </w:r>
      </w:ins>
      <w:r w:rsidRPr="00A1169D">
        <w:rPr>
          <w:rFonts w:ascii="Arial" w:hAnsi="Arial" w:cs="Arial"/>
        </w:rPr>
        <w:t xml:space="preserve"> prompts per day) </w:t>
      </w:r>
      <w:r w:rsidRPr="00A1169D">
        <w:rPr>
          <w:rFonts w:ascii="Arial" w:hAnsi="Arial" w:cs="Arial"/>
        </w:rPr>
        <w:lastRenderedPageBreak/>
        <w:t xml:space="preserve">indefinitely. Moreover, EMA items are </w:t>
      </w:r>
      <w:del w:id="102" w:author="Kendra Wyant" w:date="2026-04-29T15:51:00Z" w16du:dateUtc="2026-04-29T20:51:00Z">
        <w:r w:rsidRPr="0070264C">
          <w:rPr>
            <w:rFonts w:ascii="Arial" w:hAnsi="Arial" w:cs="Arial"/>
          </w:rPr>
          <w:delText>chosen</w:delText>
        </w:r>
      </w:del>
      <w:ins w:id="103" w:author="Kendra Wyant" w:date="2026-04-29T15:51:00Z" w16du:dateUtc="2026-04-29T20:51:00Z">
        <w:r w:rsidRPr="00A1169D">
          <w:rPr>
            <w:rFonts w:ascii="Arial" w:hAnsi="Arial" w:cs="Arial"/>
          </w:rPr>
          <w:t>selected</w:t>
        </w:r>
      </w:ins>
      <w:r w:rsidRPr="00A1169D">
        <w:rPr>
          <w:rFonts w:ascii="Arial" w:hAnsi="Arial" w:cs="Arial"/>
        </w:rPr>
        <w:t xml:space="preserve"> using domain expertise from decades of research on the self-report factors </w:t>
      </w:r>
      <w:del w:id="104" w:author="Kendra Wyant" w:date="2026-04-29T15:51:00Z" w16du:dateUtc="2026-04-29T20:51:00Z">
        <w:r w:rsidRPr="0070264C">
          <w:rPr>
            <w:rFonts w:ascii="Arial" w:hAnsi="Arial" w:cs="Arial"/>
          </w:rPr>
          <w:delText>that predict</w:delText>
        </w:r>
      </w:del>
      <w:ins w:id="105" w:author="Kendra Wyant" w:date="2026-04-29T15:51:00Z" w16du:dateUtc="2026-04-29T20:51:00Z">
        <w:r w:rsidRPr="00A1169D">
          <w:rPr>
            <w:rFonts w:ascii="Arial" w:hAnsi="Arial" w:cs="Arial"/>
          </w:rPr>
          <w:t>associated with</w:t>
        </w:r>
      </w:ins>
      <w:r w:rsidRPr="00A1169D">
        <w:rPr>
          <w:rFonts w:ascii="Arial" w:hAnsi="Arial" w:cs="Arial"/>
        </w:rPr>
        <w:t xml:space="preserve"> </w:t>
      </w:r>
      <w:proofErr w:type="gramStart"/>
      <w:r w:rsidRPr="00A1169D">
        <w:rPr>
          <w:rFonts w:ascii="Arial" w:hAnsi="Arial" w:cs="Arial"/>
        </w:rPr>
        <w:t>lapse</w:t>
      </w:r>
      <w:proofErr w:type="gramEnd"/>
      <w:r w:rsidRPr="00A1169D">
        <w:rPr>
          <w:rFonts w:ascii="Arial" w:hAnsi="Arial" w:cs="Arial"/>
        </w:rPr>
        <w:t xml:space="preserve">. It is possible, however, that </w:t>
      </w:r>
      <w:del w:id="106" w:author="Kendra Wyant" w:date="2026-04-29T15:51:00Z" w16du:dateUtc="2026-04-29T20:51:00Z">
        <w:r w:rsidRPr="0070264C">
          <w:rPr>
            <w:rFonts w:ascii="Arial" w:hAnsi="Arial" w:cs="Arial"/>
          </w:rPr>
          <w:delText>there are several alternative precipitators of</w:delText>
        </w:r>
      </w:del>
      <w:ins w:id="107" w:author="Kendra Wyant" w:date="2026-04-29T15:51:00Z" w16du:dateUtc="2026-04-29T20:51:00Z">
        <w:r w:rsidRPr="00A1169D">
          <w:rPr>
            <w:rFonts w:ascii="Arial" w:hAnsi="Arial" w:cs="Arial"/>
          </w:rPr>
          <w:t>additional</w:t>
        </w:r>
      </w:ins>
      <w:r w:rsidRPr="00A1169D">
        <w:rPr>
          <w:rFonts w:ascii="Arial" w:hAnsi="Arial" w:cs="Arial"/>
        </w:rPr>
        <w:t xml:space="preserve"> lapse </w:t>
      </w:r>
      <w:del w:id="108" w:author="Kendra Wyant" w:date="2026-04-29T15:51:00Z" w16du:dateUtc="2026-04-29T20:51:00Z">
        <w:r w:rsidRPr="0070264C">
          <w:rPr>
            <w:rFonts w:ascii="Arial" w:hAnsi="Arial" w:cs="Arial"/>
          </w:rPr>
          <w:delText>not yet discovered</w:delText>
        </w:r>
      </w:del>
      <w:ins w:id="109" w:author="Kendra Wyant" w:date="2026-04-29T15:51:00Z" w16du:dateUtc="2026-04-29T20:51:00Z">
        <w:r w:rsidRPr="00A1169D">
          <w:rPr>
            <w:rFonts w:ascii="Arial" w:hAnsi="Arial" w:cs="Arial"/>
          </w:rPr>
          <w:t>precipitants remain undiscovered</w:t>
        </w:r>
      </w:ins>
      <w:r w:rsidRPr="00A1169D">
        <w:rPr>
          <w:rFonts w:ascii="Arial" w:hAnsi="Arial" w:cs="Arial"/>
        </w:rPr>
        <w:t xml:space="preserve"> due to small subtle changes in one’s environment, social circle, or lifestyle that cannot be easily </w:t>
      </w:r>
      <w:del w:id="110" w:author="Kendra Wyant" w:date="2026-04-29T15:51:00Z" w16du:dateUtc="2026-04-29T20:51:00Z">
        <w:r w:rsidRPr="0070264C">
          <w:rPr>
            <w:rFonts w:ascii="Arial" w:hAnsi="Arial" w:cs="Arial"/>
          </w:rPr>
          <w:delText>identified</w:delText>
        </w:r>
      </w:del>
      <w:ins w:id="111" w:author="Kendra Wyant" w:date="2026-04-29T15:51:00Z" w16du:dateUtc="2026-04-29T20:51:00Z">
        <w:r w:rsidRPr="00A1169D">
          <w:rPr>
            <w:rFonts w:ascii="Arial" w:hAnsi="Arial" w:cs="Arial"/>
          </w:rPr>
          <w:t>detected</w:t>
        </w:r>
      </w:ins>
      <w:r w:rsidRPr="00A1169D">
        <w:rPr>
          <w:rFonts w:ascii="Arial" w:hAnsi="Arial" w:cs="Arial"/>
        </w:rPr>
        <w:t xml:space="preserve"> via self-report.</w:t>
      </w:r>
    </w:p>
    <w:p w14:paraId="021059C3" w14:textId="77777777" w:rsidR="0022083A" w:rsidRPr="00A1169D" w:rsidRDefault="00000000" w:rsidP="00A1169D">
      <w:pPr>
        <w:pStyle w:val="BodyText"/>
        <w:spacing w:after="0" w:line="480" w:lineRule="auto"/>
        <w:ind w:firstLine="720"/>
        <w:rPr>
          <w:rFonts w:ascii="Arial" w:hAnsi="Arial" w:cs="Arial"/>
        </w:rPr>
      </w:pPr>
      <w:r w:rsidRPr="00A1169D">
        <w:rPr>
          <w:rFonts w:ascii="Arial" w:hAnsi="Arial" w:cs="Arial"/>
        </w:rPr>
        <w:t xml:space="preserve">Cellular communication sensing may be a promising alternative </w:t>
      </w:r>
      <w:ins w:id="112" w:author="Kendra Wyant" w:date="2026-04-29T15:51:00Z" w16du:dateUtc="2026-04-29T20:51:00Z">
        <w:r w:rsidRPr="00A1169D">
          <w:rPr>
            <w:rFonts w:ascii="Arial" w:hAnsi="Arial" w:cs="Arial"/>
          </w:rPr>
          <w:t xml:space="preserve">or complement </w:t>
        </w:r>
      </w:ins>
      <w:r w:rsidRPr="00A1169D">
        <w:rPr>
          <w:rFonts w:ascii="Arial" w:hAnsi="Arial" w:cs="Arial"/>
        </w:rPr>
        <w:t xml:space="preserve">to EMA. Whereas EMA is limited to, at most, several assessments per day, communication sensing is mostly passive and can be monitored </w:t>
      </w:r>
      <w:proofErr w:type="gramStart"/>
      <w:r w:rsidRPr="00A1169D">
        <w:rPr>
          <w:rFonts w:ascii="Arial" w:hAnsi="Arial" w:cs="Arial"/>
        </w:rPr>
        <w:t>moment-by-moment</w:t>
      </w:r>
      <w:proofErr w:type="gramEnd"/>
      <w:r w:rsidRPr="00A1169D">
        <w:rPr>
          <w:rFonts w:ascii="Arial" w:hAnsi="Arial" w:cs="Arial"/>
        </w:rPr>
        <w:t xml:space="preserve">. Cellular communication patterns capture clear, risk-relevant constructs. Late-night phone calls could indicate an emergency, “drunk dialing,” or interpersonal conflict. A decrease in the number of contacts an individual communicates with could reflect a shrinking social circle, isolation, or disengagement. Furthermore, cellular communication sensing enables data-driven feature engineering, whereby features are systematically derived from raw communication logs and retained based on their predictive utility rather than </w:t>
      </w:r>
      <w:proofErr w:type="gramStart"/>
      <w:r w:rsidRPr="00A1169D">
        <w:rPr>
          <w:rFonts w:ascii="Arial" w:hAnsi="Arial" w:cs="Arial"/>
        </w:rPr>
        <w:t>a priori</w:t>
      </w:r>
      <w:proofErr w:type="gramEnd"/>
      <w:r w:rsidRPr="00A1169D">
        <w:rPr>
          <w:rFonts w:ascii="Arial" w:hAnsi="Arial" w:cs="Arial"/>
        </w:rPr>
        <w:t xml:space="preserve"> theoretical assumptions.</w:t>
      </w:r>
    </w:p>
    <w:p w14:paraId="485047D6" w14:textId="77777777" w:rsidR="0022083A" w:rsidRPr="00A1169D" w:rsidRDefault="00000000" w:rsidP="00A1169D">
      <w:pPr>
        <w:pStyle w:val="BodyText"/>
        <w:spacing w:after="0" w:line="480" w:lineRule="auto"/>
        <w:ind w:firstLine="720"/>
        <w:rPr>
          <w:rFonts w:ascii="Arial" w:hAnsi="Arial" w:cs="Arial"/>
        </w:rPr>
      </w:pPr>
      <w:proofErr w:type="gramStart"/>
      <w:r w:rsidRPr="00A1169D">
        <w:rPr>
          <w:rFonts w:ascii="Arial" w:hAnsi="Arial" w:cs="Arial"/>
        </w:rPr>
        <w:t>These</w:t>
      </w:r>
      <w:proofErr w:type="gramEnd"/>
      <w:r w:rsidRPr="00A1169D">
        <w:rPr>
          <w:rFonts w:ascii="Arial" w:hAnsi="Arial" w:cs="Arial"/>
        </w:rPr>
        <w:t xml:space="preserve"> data may become even more powerful when communication patterns are contextualized with participant-specific meaning. </w:t>
      </w:r>
      <w:del w:id="113" w:author="Kendra Wyant" w:date="2026-04-29T15:51:00Z" w16du:dateUtc="2026-04-29T20:51:00Z">
        <w:r w:rsidRPr="0070264C">
          <w:rPr>
            <w:rFonts w:ascii="Arial" w:hAnsi="Arial" w:cs="Arial"/>
          </w:rPr>
          <w:delText>For instance, knowing</w:delText>
        </w:r>
      </w:del>
      <w:ins w:id="114" w:author="Kendra Wyant" w:date="2026-04-29T15:51:00Z" w16du:dateUtc="2026-04-29T20:51:00Z">
        <w:r w:rsidRPr="00A1169D">
          <w:rPr>
            <w:rFonts w:ascii="Arial" w:hAnsi="Arial" w:cs="Arial"/>
          </w:rPr>
          <w:t>Knowing</w:t>
        </w:r>
      </w:ins>
      <w:r w:rsidRPr="00A1169D">
        <w:rPr>
          <w:rFonts w:ascii="Arial" w:hAnsi="Arial" w:cs="Arial"/>
        </w:rPr>
        <w:t xml:space="preserve"> a participant’s relationship to their contacts, whether they have previously drunk alcohol with a given contact, or whether that contact supports their recovery goals could </w:t>
      </w:r>
      <w:ins w:id="115" w:author="Kendra Wyant" w:date="2026-04-29T15:51:00Z" w16du:dateUtc="2026-04-29T20:51:00Z">
        <w:r w:rsidRPr="00A1169D">
          <w:rPr>
            <w:rFonts w:ascii="Arial" w:hAnsi="Arial" w:cs="Arial"/>
          </w:rPr>
          <w:t xml:space="preserve">fundamentally </w:t>
        </w:r>
      </w:ins>
      <w:r w:rsidRPr="00A1169D">
        <w:rPr>
          <w:rFonts w:ascii="Arial" w:hAnsi="Arial" w:cs="Arial"/>
        </w:rPr>
        <w:t xml:space="preserve">alter interpretation. In the examples above, contextualized communication data might reveal that </w:t>
      </w:r>
      <w:proofErr w:type="gramStart"/>
      <w:r w:rsidRPr="00A1169D">
        <w:rPr>
          <w:rFonts w:ascii="Arial" w:hAnsi="Arial" w:cs="Arial"/>
        </w:rPr>
        <w:t>the late</w:t>
      </w:r>
      <w:proofErr w:type="gramEnd"/>
      <w:r w:rsidRPr="00A1169D">
        <w:rPr>
          <w:rFonts w:ascii="Arial" w:hAnsi="Arial" w:cs="Arial"/>
        </w:rPr>
        <w:t xml:space="preserve">-night calls are made to a sponsor, or that a shrinking social circle reflects reduced contact with individuals unsupportive of their </w:t>
      </w:r>
      <w:r w:rsidRPr="00A1169D">
        <w:rPr>
          <w:rFonts w:ascii="Arial" w:hAnsi="Arial" w:cs="Arial"/>
        </w:rPr>
        <w:lastRenderedPageBreak/>
        <w:t>recovery. In this way, the same communication patterns may reflect protective processes rather than increased lapse risk.</w:t>
      </w:r>
    </w:p>
    <w:p w14:paraId="4AE0A6D9" w14:textId="77777777" w:rsidR="0022083A" w:rsidRPr="00A1169D" w:rsidRDefault="00000000" w:rsidP="00A1169D">
      <w:pPr>
        <w:pStyle w:val="BodyText"/>
        <w:spacing w:after="0" w:line="480" w:lineRule="auto"/>
        <w:ind w:firstLine="720"/>
        <w:rPr>
          <w:ins w:id="116" w:author="Kendra Wyant" w:date="2026-04-29T15:51:00Z" w16du:dateUtc="2026-04-29T20:51:00Z"/>
          <w:rFonts w:ascii="Arial" w:hAnsi="Arial" w:cs="Arial"/>
        </w:rPr>
      </w:pPr>
      <w:ins w:id="117" w:author="Kendra Wyant" w:date="2026-04-29T15:51:00Z" w16du:dateUtc="2026-04-29T20:51:00Z">
        <w:r w:rsidRPr="00A1169D">
          <w:rPr>
            <w:rFonts w:ascii="Arial" w:hAnsi="Arial" w:cs="Arial"/>
          </w:rPr>
          <w:t>This focus on contextualized communication is especially important because lapse occurs within one’s social context. A substantial body of literature demonstrates that social support and social network influences play a central role in drinking behavior and recovery outcomes [14–16]. Positive social relationships have consistently been associated with better alcohol treatment outcomes [17–20]. For example, the supportive and pro</w:t>
        </w:r>
        <w:r w:rsidRPr="00A1169D">
          <w:rPr>
            <w:rFonts w:ascii="Cambria Math" w:hAnsi="Cambria Math" w:cs="Cambria Math"/>
          </w:rPr>
          <w:t>‑</w:t>
        </w:r>
        <w:r w:rsidRPr="00A1169D">
          <w:rPr>
            <w:rFonts w:ascii="Arial" w:hAnsi="Arial" w:cs="Arial"/>
          </w:rPr>
          <w:t>abstinent social environment of self</w:t>
        </w:r>
        <w:r w:rsidRPr="00A1169D">
          <w:rPr>
            <w:rFonts w:ascii="Cambria Math" w:hAnsi="Cambria Math" w:cs="Cambria Math"/>
          </w:rPr>
          <w:t>‑</w:t>
        </w:r>
        <w:r w:rsidRPr="00A1169D">
          <w:rPr>
            <w:rFonts w:ascii="Arial" w:hAnsi="Arial" w:cs="Arial"/>
          </w:rPr>
          <w:t xml:space="preserve">help groups, like Alcoholics Anonymous, is thought to play a major role in their efficacy [18,21–23]. Conversely, maintaining relationships with heavy drinkers or individuals unsupportive of recovery is associated with poorer outcomes [24–26]. The buffering hypothesis further suggests that positive social relationships mitigate stress by providing resources that promote adaptive responses [27,28], a mechanism that </w:t>
        </w:r>
        <w:proofErr w:type="gramStart"/>
        <w:r w:rsidRPr="00A1169D">
          <w:rPr>
            <w:rFonts w:ascii="Arial" w:hAnsi="Arial" w:cs="Arial"/>
          </w:rPr>
          <w:t>likely extends</w:t>
        </w:r>
        <w:proofErr w:type="gramEnd"/>
        <w:r w:rsidRPr="00A1169D">
          <w:rPr>
            <w:rFonts w:ascii="Arial" w:hAnsi="Arial" w:cs="Arial"/>
          </w:rPr>
          <w:t xml:space="preserve"> to lapse risk given stress’s complex relationship with substance use [29].</w:t>
        </w:r>
      </w:ins>
    </w:p>
    <w:p w14:paraId="276DB5F7" w14:textId="77777777" w:rsidR="0022083A" w:rsidRPr="00A1169D" w:rsidRDefault="00000000" w:rsidP="00A1169D">
      <w:pPr>
        <w:pStyle w:val="BodyText"/>
        <w:spacing w:after="0" w:line="480" w:lineRule="auto"/>
        <w:ind w:firstLine="720"/>
        <w:rPr>
          <w:ins w:id="118" w:author="Kendra Wyant" w:date="2026-04-29T15:51:00Z" w16du:dateUtc="2026-04-29T20:51:00Z"/>
          <w:rFonts w:ascii="Arial" w:hAnsi="Arial" w:cs="Arial"/>
        </w:rPr>
      </w:pPr>
      <w:ins w:id="119" w:author="Kendra Wyant" w:date="2026-04-29T15:51:00Z" w16du:dateUtc="2026-04-29T20:51:00Z">
        <w:r w:rsidRPr="00A1169D">
          <w:rPr>
            <w:rFonts w:ascii="Arial" w:hAnsi="Arial" w:cs="Arial"/>
          </w:rPr>
          <w:t>Importantly, these influences unfold over time through everyday social interactions. Because many social interactions occur over the phone, cellular communication logs provide a natural window into patterns of social engagement. Social relationships are inherently dynamic [30–33], and time-stamped communication data allow for the tracking of how these interactions fluctuate over time.</w:t>
        </w:r>
      </w:ins>
    </w:p>
    <w:p w14:paraId="36EA841F" w14:textId="77777777" w:rsidR="0022083A" w:rsidRDefault="00000000" w:rsidP="00A1169D">
      <w:pPr>
        <w:pStyle w:val="BodyText"/>
        <w:spacing w:after="0" w:line="480" w:lineRule="auto"/>
        <w:ind w:firstLine="720"/>
        <w:rPr>
          <w:rFonts w:ascii="Arial" w:hAnsi="Arial" w:cs="Arial"/>
        </w:rPr>
      </w:pPr>
      <w:r w:rsidRPr="00A1169D">
        <w:rPr>
          <w:rFonts w:ascii="Arial" w:hAnsi="Arial" w:cs="Arial"/>
        </w:rPr>
        <w:t xml:space="preserve">In this study, we </w:t>
      </w:r>
      <w:del w:id="120" w:author="Kendra Wyant" w:date="2026-04-29T15:51:00Z" w16du:dateUtc="2026-04-29T20:51:00Z">
        <w:r w:rsidRPr="0070264C">
          <w:rPr>
            <w:rFonts w:ascii="Arial" w:hAnsi="Arial" w:cs="Arial"/>
          </w:rPr>
          <w:delText>assessed</w:delText>
        </w:r>
      </w:del>
      <w:ins w:id="121" w:author="Kendra Wyant" w:date="2026-04-29T15:51:00Z" w16du:dateUtc="2026-04-29T20:51:00Z">
        <w:r w:rsidRPr="00A1169D">
          <w:rPr>
            <w:rFonts w:ascii="Arial" w:hAnsi="Arial" w:cs="Arial"/>
          </w:rPr>
          <w:t>evaluated</w:t>
        </w:r>
      </w:ins>
      <w:r w:rsidRPr="00A1169D">
        <w:rPr>
          <w:rFonts w:ascii="Arial" w:hAnsi="Arial" w:cs="Arial"/>
        </w:rPr>
        <w:t xml:space="preserve"> whether contextualized cellular communication features contain clinically meaningful signals for predicting next-day alcohol lapse risk among individuals in early recovery from AUD. Using a machine </w:t>
      </w:r>
      <w:r w:rsidRPr="00A1169D">
        <w:rPr>
          <w:rFonts w:ascii="Arial" w:hAnsi="Arial" w:cs="Arial"/>
        </w:rPr>
        <w:lastRenderedPageBreak/>
        <w:t xml:space="preserve">learning </w:t>
      </w:r>
      <w:del w:id="122" w:author="Kendra Wyant" w:date="2026-04-29T15:51:00Z" w16du:dateUtc="2026-04-29T20:51:00Z">
        <w:r w:rsidRPr="0070264C">
          <w:rPr>
            <w:rFonts w:ascii="Arial" w:hAnsi="Arial" w:cs="Arial"/>
          </w:rPr>
          <w:delText>model</w:delText>
        </w:r>
      </w:del>
      <w:ins w:id="123" w:author="Kendra Wyant" w:date="2026-04-29T15:51:00Z" w16du:dateUtc="2026-04-29T20:51:00Z">
        <w:r w:rsidRPr="00A1169D">
          <w:rPr>
            <w:rFonts w:ascii="Arial" w:hAnsi="Arial" w:cs="Arial"/>
          </w:rPr>
          <w:t>approach</w:t>
        </w:r>
      </w:ins>
      <w:r w:rsidRPr="00A1169D">
        <w:rPr>
          <w:rFonts w:ascii="Arial" w:hAnsi="Arial" w:cs="Arial"/>
        </w:rPr>
        <w:t xml:space="preserve">, we </w:t>
      </w:r>
      <w:del w:id="124" w:author="Kendra Wyant" w:date="2026-04-29T15:51:00Z" w16du:dateUtc="2026-04-29T20:51:00Z">
        <w:r w:rsidRPr="0070264C">
          <w:rPr>
            <w:rFonts w:ascii="Arial" w:hAnsi="Arial" w:cs="Arial"/>
          </w:rPr>
          <w:delText>evaluated</w:delText>
        </w:r>
      </w:del>
      <w:ins w:id="125" w:author="Kendra Wyant" w:date="2026-04-29T15:51:00Z" w16du:dateUtc="2026-04-29T20:51:00Z">
        <w:r w:rsidRPr="00A1169D">
          <w:rPr>
            <w:rFonts w:ascii="Arial" w:hAnsi="Arial" w:cs="Arial"/>
          </w:rPr>
          <w:t>examined</w:t>
        </w:r>
      </w:ins>
      <w:r w:rsidRPr="00A1169D">
        <w:rPr>
          <w:rFonts w:ascii="Arial" w:hAnsi="Arial" w:cs="Arial"/>
        </w:rPr>
        <w:t xml:space="preserve"> the predictive utility of these features and identified the most important communication</w:t>
      </w:r>
      <w:ins w:id="126" w:author="Kendra Wyant" w:date="2026-04-29T15:51:00Z" w16du:dateUtc="2026-04-29T20:51:00Z">
        <w:r w:rsidRPr="00A1169D">
          <w:rPr>
            <w:rFonts w:ascii="Arial" w:hAnsi="Arial" w:cs="Arial"/>
          </w:rPr>
          <w:t>-based</w:t>
        </w:r>
      </w:ins>
      <w:r w:rsidRPr="00A1169D">
        <w:rPr>
          <w:rFonts w:ascii="Arial" w:hAnsi="Arial" w:cs="Arial"/>
        </w:rPr>
        <w:t xml:space="preserve"> features, with the goal of uncovering </w:t>
      </w:r>
      <w:del w:id="127" w:author="Kendra Wyant" w:date="2026-04-29T15:51:00Z" w16du:dateUtc="2026-04-29T20:51:00Z">
        <w:r w:rsidRPr="0070264C">
          <w:rPr>
            <w:rFonts w:ascii="Arial" w:hAnsi="Arial" w:cs="Arial"/>
          </w:rPr>
          <w:delText>new</w:delText>
        </w:r>
      </w:del>
      <w:ins w:id="128" w:author="Kendra Wyant" w:date="2026-04-29T15:51:00Z" w16du:dateUtc="2026-04-29T20:51:00Z">
        <w:r w:rsidRPr="00A1169D">
          <w:rPr>
            <w:rFonts w:ascii="Arial" w:hAnsi="Arial" w:cs="Arial"/>
          </w:rPr>
          <w:t>novel</w:t>
        </w:r>
      </w:ins>
      <w:r w:rsidRPr="00A1169D">
        <w:rPr>
          <w:rFonts w:ascii="Arial" w:hAnsi="Arial" w:cs="Arial"/>
        </w:rPr>
        <w:t xml:space="preserve">, clinically </w:t>
      </w:r>
      <w:del w:id="129" w:author="Kendra Wyant" w:date="2026-04-29T15:51:00Z" w16du:dateUtc="2026-04-29T20:51:00Z">
        <w:r w:rsidRPr="0070264C">
          <w:rPr>
            <w:rFonts w:ascii="Arial" w:hAnsi="Arial" w:cs="Arial"/>
          </w:rPr>
          <w:delText>meaningful</w:delText>
        </w:r>
      </w:del>
      <w:ins w:id="130" w:author="Kendra Wyant" w:date="2026-04-29T15:51:00Z" w16du:dateUtc="2026-04-29T20:51:00Z">
        <w:r w:rsidRPr="00A1169D">
          <w:rPr>
            <w:rFonts w:ascii="Arial" w:hAnsi="Arial" w:cs="Arial"/>
          </w:rPr>
          <w:t>relevant</w:t>
        </w:r>
      </w:ins>
      <w:r w:rsidRPr="00A1169D">
        <w:rPr>
          <w:rFonts w:ascii="Arial" w:hAnsi="Arial" w:cs="Arial"/>
        </w:rPr>
        <w:t xml:space="preserve"> predictors of lapse risk.</w:t>
      </w:r>
    </w:p>
    <w:p w14:paraId="487154D7" w14:textId="77777777" w:rsidR="00E50083" w:rsidRPr="00A1169D" w:rsidRDefault="00E50083" w:rsidP="00A1169D">
      <w:pPr>
        <w:pStyle w:val="BodyText"/>
        <w:spacing w:after="0" w:line="480" w:lineRule="auto"/>
        <w:ind w:firstLine="720"/>
        <w:rPr>
          <w:ins w:id="131" w:author="Kendra Wyant" w:date="2026-04-29T15:51:00Z" w16du:dateUtc="2026-04-29T20:51:00Z"/>
          <w:rFonts w:ascii="Arial" w:hAnsi="Arial" w:cs="Arial"/>
        </w:rPr>
      </w:pPr>
    </w:p>
    <w:p w14:paraId="5DDB665D" w14:textId="77777777" w:rsidR="0022083A" w:rsidRPr="00E50083" w:rsidRDefault="00000000" w:rsidP="00745A4E">
      <w:pPr>
        <w:pStyle w:val="Heading1"/>
        <w:spacing w:after="0" w:line="480" w:lineRule="auto"/>
        <w:rPr>
          <w:rFonts w:ascii="Arial" w:hAnsi="Arial"/>
          <w:b/>
          <w:color w:val="auto"/>
          <w:sz w:val="36"/>
          <w:rPrChange w:id="132" w:author="Kendra Wyant" w:date="2026-04-29T15:51:00Z" w16du:dateUtc="2026-04-29T20:51:00Z">
            <w:rPr>
              <w:rFonts w:ascii="Arial" w:hAnsi="Arial"/>
              <w:b/>
              <w:color w:val="auto"/>
              <w:sz w:val="24"/>
            </w:rPr>
          </w:rPrChange>
        </w:rPr>
        <w:pPrChange w:id="133" w:author="Kendra Wyant" w:date="2026-04-29T15:51:00Z" w16du:dateUtc="2026-04-29T20:51:00Z">
          <w:pPr>
            <w:pStyle w:val="Heading1"/>
            <w:spacing w:after="0" w:line="480" w:lineRule="auto"/>
            <w:jc w:val="center"/>
          </w:pPr>
        </w:pPrChange>
      </w:pPr>
      <w:bookmarkStart w:id="134" w:name="methods"/>
      <w:bookmarkEnd w:id="73"/>
      <w:r w:rsidRPr="00E50083">
        <w:rPr>
          <w:rFonts w:ascii="Arial" w:hAnsi="Arial"/>
          <w:b/>
          <w:color w:val="auto"/>
          <w:sz w:val="36"/>
          <w:rPrChange w:id="135" w:author="Kendra Wyant" w:date="2026-04-29T15:51:00Z" w16du:dateUtc="2026-04-29T20:51:00Z">
            <w:rPr>
              <w:rFonts w:ascii="Arial" w:hAnsi="Arial"/>
              <w:b/>
              <w:color w:val="auto"/>
              <w:sz w:val="24"/>
            </w:rPr>
          </w:rPrChange>
        </w:rPr>
        <w:t>Methods</w:t>
      </w:r>
    </w:p>
    <w:p w14:paraId="44F2D41A" w14:textId="7E913E4D" w:rsidR="0022083A" w:rsidRPr="00E50083" w:rsidRDefault="00000000" w:rsidP="00A1169D">
      <w:pPr>
        <w:pStyle w:val="Heading2"/>
        <w:spacing w:after="0" w:line="480" w:lineRule="auto"/>
        <w:rPr>
          <w:rFonts w:ascii="Arial" w:hAnsi="Arial"/>
          <w:b/>
          <w:color w:val="auto"/>
          <w:rPrChange w:id="136" w:author="Kendra Wyant" w:date="2026-04-29T15:51:00Z" w16du:dateUtc="2026-04-29T20:51:00Z">
            <w:rPr>
              <w:rFonts w:ascii="Arial" w:hAnsi="Arial"/>
              <w:b/>
              <w:color w:val="auto"/>
              <w:sz w:val="24"/>
            </w:rPr>
          </w:rPrChange>
        </w:rPr>
      </w:pPr>
      <w:bookmarkStart w:id="137" w:name="transparency-and-openness"/>
      <w:r w:rsidRPr="00E50083">
        <w:rPr>
          <w:rFonts w:ascii="Arial" w:hAnsi="Arial"/>
          <w:b/>
          <w:color w:val="auto"/>
          <w:rPrChange w:id="138" w:author="Kendra Wyant" w:date="2026-04-29T15:51:00Z" w16du:dateUtc="2026-04-29T20:51:00Z">
            <w:rPr>
              <w:rFonts w:ascii="Arial" w:hAnsi="Arial"/>
              <w:b/>
              <w:color w:val="auto"/>
              <w:sz w:val="24"/>
            </w:rPr>
          </w:rPrChange>
        </w:rPr>
        <w:t xml:space="preserve">Transparency and </w:t>
      </w:r>
      <w:del w:id="139" w:author="Kendra Wyant" w:date="2026-04-29T15:51:00Z" w16du:dateUtc="2026-04-29T20:51:00Z">
        <w:r w:rsidRPr="00896A56">
          <w:rPr>
            <w:rFonts w:ascii="Arial" w:hAnsi="Arial" w:cs="Arial"/>
            <w:b/>
            <w:bCs/>
            <w:color w:val="auto"/>
            <w:sz w:val="24"/>
            <w:szCs w:val="24"/>
          </w:rPr>
          <w:delText>Openness</w:delText>
        </w:r>
      </w:del>
      <w:ins w:id="140" w:author="Kendra Wyant" w:date="2026-04-29T15:51:00Z" w16du:dateUtc="2026-04-29T20:51:00Z">
        <w:r w:rsidR="00E50083">
          <w:rPr>
            <w:rFonts w:ascii="Arial" w:hAnsi="Arial" w:cs="Arial"/>
            <w:b/>
            <w:bCs/>
            <w:color w:val="auto"/>
          </w:rPr>
          <w:t>o</w:t>
        </w:r>
        <w:r w:rsidRPr="00E50083">
          <w:rPr>
            <w:rFonts w:ascii="Arial" w:hAnsi="Arial" w:cs="Arial"/>
            <w:b/>
            <w:bCs/>
            <w:color w:val="auto"/>
          </w:rPr>
          <w:t>penness</w:t>
        </w:r>
      </w:ins>
    </w:p>
    <w:p w14:paraId="32BFCCE0" w14:textId="77777777" w:rsidR="0022083A" w:rsidRPr="00A1169D" w:rsidRDefault="00000000" w:rsidP="00A1169D">
      <w:pPr>
        <w:pStyle w:val="FirstParagraph"/>
        <w:spacing w:after="0" w:line="480" w:lineRule="auto"/>
        <w:ind w:firstLine="720"/>
        <w:rPr>
          <w:rFonts w:ascii="Arial" w:hAnsi="Arial" w:cs="Arial"/>
        </w:rPr>
      </w:pPr>
      <w:r w:rsidRPr="00A1169D">
        <w:rPr>
          <w:rFonts w:ascii="Arial" w:hAnsi="Arial" w:cs="Arial"/>
        </w:rPr>
        <w:t>We adhere to research transparency principles that are crucial for robust and replicable science. First, we reported how we determined the sample size, all data exclusions, all manipulations, and all study measures. We provide a transparency checklist [</w:t>
      </w:r>
      <w:del w:id="141" w:author="Kendra Wyant" w:date="2026-04-29T15:51:00Z" w16du:dateUtc="2026-04-29T20:51:00Z">
        <w:r w:rsidRPr="0070264C">
          <w:rPr>
            <w:rFonts w:ascii="Arial" w:hAnsi="Arial" w:cs="Arial"/>
          </w:rPr>
          <w:delText>14</w:delText>
        </w:r>
      </w:del>
      <w:ins w:id="142" w:author="Kendra Wyant" w:date="2026-04-29T15:51:00Z" w16du:dateUtc="2026-04-29T20:51:00Z">
        <w:r w:rsidRPr="00A1169D">
          <w:rPr>
            <w:rFonts w:ascii="Arial" w:hAnsi="Arial" w:cs="Arial"/>
          </w:rPr>
          <w:t>34</w:t>
        </w:r>
      </w:ins>
      <w:r w:rsidRPr="00A1169D">
        <w:rPr>
          <w:rFonts w:ascii="Arial" w:hAnsi="Arial" w:cs="Arial"/>
        </w:rPr>
        <w:t>] in the supplement. Second, our features, labels, questionnaires</w:t>
      </w:r>
      <w:ins w:id="143" w:author="Kendra Wyant" w:date="2026-04-29T15:51:00Z" w16du:dateUtc="2026-04-29T20:51:00Z">
        <w:r w:rsidRPr="00A1169D">
          <w:rPr>
            <w:rFonts w:ascii="Arial" w:hAnsi="Arial" w:cs="Arial"/>
          </w:rPr>
          <w:t>, code</w:t>
        </w:r>
      </w:ins>
      <w:r w:rsidRPr="00A1169D">
        <w:rPr>
          <w:rFonts w:ascii="Arial" w:hAnsi="Arial" w:cs="Arial"/>
        </w:rPr>
        <w:t>, and other study materials are publicly available on our Open Science Framework (OSF) page (</w:t>
      </w:r>
      <w:r w:rsidR="0022083A">
        <w:fldChar w:fldCharType="begin"/>
      </w:r>
      <w:r w:rsidR="0022083A">
        <w:instrText>HYPERLINK "https://osf.io/wgpz9/" \h</w:instrText>
      </w:r>
      <w:r w:rsidR="0022083A">
        <w:fldChar w:fldCharType="separate"/>
      </w:r>
      <w:r w:rsidR="0022083A" w:rsidRPr="00A1169D">
        <w:rPr>
          <w:rStyle w:val="Hyperlink"/>
          <w:rFonts w:ascii="Arial" w:hAnsi="Arial" w:cs="Arial"/>
        </w:rPr>
        <w:t>https://osf.io/wgpz9/</w:t>
      </w:r>
      <w:r w:rsidR="0022083A">
        <w:fldChar w:fldCharType="end"/>
      </w:r>
      <w:r w:rsidRPr="00A1169D">
        <w:rPr>
          <w:rFonts w:ascii="Arial" w:hAnsi="Arial" w:cs="Arial"/>
        </w:rPr>
        <w:t>).</w:t>
      </w:r>
      <w:del w:id="144" w:author="Kendra Wyant" w:date="2026-04-29T15:51:00Z" w16du:dateUtc="2026-04-29T20:51:00Z">
        <w:r w:rsidRPr="0070264C">
          <w:rPr>
            <w:rFonts w:ascii="Arial" w:hAnsi="Arial" w:cs="Arial"/>
          </w:rPr>
          <w:delText xml:space="preserve"> Finally, the annotated analysis scripts are publicly available on our study website (</w:delText>
        </w:r>
        <w:r w:rsidR="003D2FD4">
          <w:fldChar w:fldCharType="begin"/>
        </w:r>
        <w:r w:rsidR="003D2FD4">
          <w:delInstrText>HYPERLINK "https://jjcurtin.github.io/study_messages/" \h</w:delInstrText>
        </w:r>
        <w:r w:rsidR="003D2FD4">
          <w:fldChar w:fldCharType="separate"/>
        </w:r>
        <w:r w:rsidR="003D2FD4" w:rsidRPr="0070264C">
          <w:rPr>
            <w:rStyle w:val="Hyperlink"/>
            <w:rFonts w:ascii="Arial" w:hAnsi="Arial" w:cs="Arial"/>
          </w:rPr>
          <w:delText>https://jjcurtin.github.io/study_messages/</w:delText>
        </w:r>
        <w:r w:rsidR="003D2FD4">
          <w:fldChar w:fldCharType="end"/>
        </w:r>
        <w:r w:rsidRPr="0070264C">
          <w:rPr>
            <w:rFonts w:ascii="Arial" w:hAnsi="Arial" w:cs="Arial"/>
          </w:rPr>
          <w:delText>).</w:delText>
        </w:r>
      </w:del>
    </w:p>
    <w:p w14:paraId="032388A4" w14:textId="338B0EDD" w:rsidR="0022083A" w:rsidRPr="00E50083" w:rsidRDefault="00000000" w:rsidP="00A1169D">
      <w:pPr>
        <w:pStyle w:val="Heading2"/>
        <w:spacing w:after="0" w:line="480" w:lineRule="auto"/>
        <w:rPr>
          <w:rFonts w:ascii="Arial" w:hAnsi="Arial"/>
          <w:b/>
          <w:color w:val="auto"/>
          <w:rPrChange w:id="145" w:author="Kendra Wyant" w:date="2026-04-29T15:51:00Z" w16du:dateUtc="2026-04-29T20:51:00Z">
            <w:rPr>
              <w:rFonts w:ascii="Arial" w:hAnsi="Arial"/>
              <w:b/>
              <w:color w:val="auto"/>
              <w:sz w:val="24"/>
            </w:rPr>
          </w:rPrChange>
        </w:rPr>
      </w:pPr>
      <w:bookmarkStart w:id="146" w:name="participants-and-procedure"/>
      <w:bookmarkEnd w:id="137"/>
      <w:r w:rsidRPr="00E50083">
        <w:rPr>
          <w:rFonts w:ascii="Arial" w:hAnsi="Arial"/>
          <w:b/>
          <w:color w:val="auto"/>
          <w:rPrChange w:id="147" w:author="Kendra Wyant" w:date="2026-04-29T15:51:00Z" w16du:dateUtc="2026-04-29T20:51:00Z">
            <w:rPr>
              <w:rFonts w:ascii="Arial" w:hAnsi="Arial"/>
              <w:b/>
              <w:color w:val="auto"/>
              <w:sz w:val="24"/>
            </w:rPr>
          </w:rPrChange>
        </w:rPr>
        <w:t xml:space="preserve">Participants and </w:t>
      </w:r>
      <w:del w:id="148" w:author="Kendra Wyant" w:date="2026-04-29T15:51:00Z" w16du:dateUtc="2026-04-29T20:51:00Z">
        <w:r w:rsidRPr="00896A56">
          <w:rPr>
            <w:rFonts w:ascii="Arial" w:hAnsi="Arial" w:cs="Arial"/>
            <w:b/>
            <w:bCs/>
            <w:color w:val="auto"/>
            <w:sz w:val="24"/>
            <w:szCs w:val="24"/>
          </w:rPr>
          <w:delText>Procedure</w:delText>
        </w:r>
      </w:del>
      <w:ins w:id="149" w:author="Kendra Wyant" w:date="2026-04-29T15:51:00Z" w16du:dateUtc="2026-04-29T20:51:00Z">
        <w:r w:rsidR="00E50083">
          <w:rPr>
            <w:rFonts w:ascii="Arial" w:hAnsi="Arial" w:cs="Arial"/>
            <w:b/>
            <w:bCs/>
            <w:color w:val="auto"/>
          </w:rPr>
          <w:t>p</w:t>
        </w:r>
        <w:r w:rsidRPr="00E50083">
          <w:rPr>
            <w:rFonts w:ascii="Arial" w:hAnsi="Arial" w:cs="Arial"/>
            <w:b/>
            <w:bCs/>
            <w:color w:val="auto"/>
          </w:rPr>
          <w:t>rocedure</w:t>
        </w:r>
      </w:ins>
    </w:p>
    <w:p w14:paraId="053DB833" w14:textId="77777777" w:rsidR="0022083A" w:rsidRPr="00A1169D" w:rsidRDefault="00000000" w:rsidP="00A1169D">
      <w:pPr>
        <w:pStyle w:val="FirstParagraph"/>
        <w:spacing w:after="0" w:line="480" w:lineRule="auto"/>
        <w:ind w:firstLine="720"/>
        <w:rPr>
          <w:rFonts w:ascii="Arial" w:hAnsi="Arial" w:cs="Arial"/>
        </w:rPr>
      </w:pPr>
      <w:r w:rsidRPr="00A1169D">
        <w:rPr>
          <w:rFonts w:ascii="Arial" w:hAnsi="Arial" w:cs="Arial"/>
        </w:rPr>
        <w:t xml:space="preserve">We recruited 192 adults in early recovery from AUD in Madison, Wisconsin, USA through print and digital advertisements and partnerships with treatment centers from February 15, </w:t>
      </w:r>
      <w:proofErr w:type="gramStart"/>
      <w:r w:rsidRPr="00A1169D">
        <w:rPr>
          <w:rFonts w:ascii="Arial" w:hAnsi="Arial" w:cs="Arial"/>
        </w:rPr>
        <w:t>2017</w:t>
      </w:r>
      <w:proofErr w:type="gramEnd"/>
      <w:r w:rsidRPr="00A1169D">
        <w:rPr>
          <w:rFonts w:ascii="Arial" w:hAnsi="Arial" w:cs="Arial"/>
        </w:rPr>
        <w:t xml:space="preserve"> through September 19, 2019. This sample size was determined based on traditional power analysis methods for logistic regression [</w:t>
      </w:r>
      <w:del w:id="150" w:author="Kendra Wyant" w:date="2026-04-29T15:51:00Z" w16du:dateUtc="2026-04-29T20:51:00Z">
        <w:r w:rsidRPr="0070264C">
          <w:rPr>
            <w:rFonts w:ascii="Arial" w:hAnsi="Arial" w:cs="Arial"/>
          </w:rPr>
          <w:delText>15</w:delText>
        </w:r>
      </w:del>
      <w:ins w:id="151" w:author="Kendra Wyant" w:date="2026-04-29T15:51:00Z" w16du:dateUtc="2026-04-29T20:51:00Z">
        <w:r w:rsidRPr="00A1169D">
          <w:rPr>
            <w:rFonts w:ascii="Arial" w:hAnsi="Arial" w:cs="Arial"/>
          </w:rPr>
          <w:t>35</w:t>
        </w:r>
      </w:ins>
      <w:r w:rsidRPr="00A1169D">
        <w:rPr>
          <w:rFonts w:ascii="Arial" w:hAnsi="Arial" w:cs="Arial"/>
        </w:rPr>
        <w:t xml:space="preserve">] because comparable approaches for machine learning models have not yet been validated. Eligibility criteria required that participants were age 18 or older, able to read and write </w:t>
      </w:r>
      <w:r w:rsidRPr="00A1169D">
        <w:rPr>
          <w:rFonts w:ascii="Arial" w:hAnsi="Arial" w:cs="Arial"/>
        </w:rPr>
        <w:lastRenderedPageBreak/>
        <w:t>in English, had moderate to severe AUD (≥4 self-reported DSM-5 symptoms), had a goal of abstinence from alcohol at the time of the screening visit, had been abstinent for 1–8 weeks, were willing to use a single smartphone, and were not exhibiting severe psychosis or paranoia (defined as scores &gt;2.2 or 2.8, respectively, on the psychosis or paranoia scales of the Symptom Checklist–90 [</w:t>
      </w:r>
      <w:del w:id="152" w:author="Kendra Wyant" w:date="2026-04-29T15:51:00Z" w16du:dateUtc="2026-04-29T20:51:00Z">
        <w:r w:rsidRPr="0070264C">
          <w:rPr>
            <w:rFonts w:ascii="Arial" w:hAnsi="Arial" w:cs="Arial"/>
          </w:rPr>
          <w:delText>16</w:delText>
        </w:r>
      </w:del>
      <w:ins w:id="153" w:author="Kendra Wyant" w:date="2026-04-29T15:51:00Z" w16du:dateUtc="2026-04-29T20:51:00Z">
        <w:r w:rsidRPr="00A1169D">
          <w:rPr>
            <w:rFonts w:ascii="Arial" w:hAnsi="Arial" w:cs="Arial"/>
          </w:rPr>
          <w:t>36</w:t>
        </w:r>
      </w:ins>
      <w:r w:rsidRPr="00A1169D">
        <w:rPr>
          <w:rFonts w:ascii="Arial" w:hAnsi="Arial" w:cs="Arial"/>
        </w:rPr>
        <w:t>].)</w:t>
      </w:r>
    </w:p>
    <w:p w14:paraId="2BD02DFC" w14:textId="77777777" w:rsidR="0022083A" w:rsidRPr="00A1169D" w:rsidRDefault="00000000" w:rsidP="00A1169D">
      <w:pPr>
        <w:pStyle w:val="BodyText"/>
        <w:spacing w:after="0" w:line="480" w:lineRule="auto"/>
        <w:ind w:firstLine="720"/>
        <w:rPr>
          <w:rFonts w:ascii="Arial" w:hAnsi="Arial" w:cs="Arial"/>
        </w:rPr>
      </w:pPr>
      <w:r w:rsidRPr="00A1169D">
        <w:rPr>
          <w:rFonts w:ascii="Arial" w:hAnsi="Arial" w:cs="Arial"/>
        </w:rPr>
        <w:t xml:space="preserve">Participants completed up to 5 study visits over approximately 3 months: a screening visit, intake visit, and 3 monthly follow-up visits. At screening we determined eligibility and collected demographic information (age, sex at birth, race, ethnicity, education, marital status, </w:t>
      </w:r>
      <w:del w:id="154" w:author="Kendra Wyant" w:date="2026-04-29T15:51:00Z" w16du:dateUtc="2026-04-29T20:51:00Z">
        <w:r w:rsidRPr="0070264C">
          <w:rPr>
            <w:rFonts w:ascii="Arial" w:hAnsi="Arial" w:cs="Arial"/>
          </w:rPr>
          <w:delText xml:space="preserve">employment, </w:delText>
        </w:r>
      </w:del>
      <w:r w:rsidRPr="00A1169D">
        <w:rPr>
          <w:rFonts w:ascii="Arial" w:hAnsi="Arial" w:cs="Arial"/>
        </w:rPr>
        <w:t xml:space="preserve">and income) and clinical characteristics (DSM-5 AUD symptom count, </w:t>
      </w:r>
      <w:del w:id="155" w:author="Kendra Wyant" w:date="2026-04-29T15:51:00Z" w16du:dateUtc="2026-04-29T20:51:00Z">
        <w:r w:rsidRPr="0070264C">
          <w:rPr>
            <w:rFonts w:ascii="Arial" w:hAnsi="Arial" w:cs="Arial"/>
          </w:rPr>
          <w:delText>alcohol problems [17</w:delText>
        </w:r>
      </w:del>
      <w:ins w:id="156" w:author="Kendra Wyant" w:date="2026-04-29T15:51:00Z" w16du:dateUtc="2026-04-29T20:51:00Z">
        <w:r w:rsidRPr="00A1169D">
          <w:rPr>
            <w:rFonts w:ascii="Arial" w:hAnsi="Arial" w:cs="Arial"/>
          </w:rPr>
          <w:t>personality [37</w:t>
        </w:r>
      </w:ins>
      <w:r w:rsidRPr="00A1169D">
        <w:rPr>
          <w:rFonts w:ascii="Arial" w:hAnsi="Arial" w:cs="Arial"/>
        </w:rPr>
        <w:t xml:space="preserve">], and </w:t>
      </w:r>
      <w:del w:id="157" w:author="Kendra Wyant" w:date="2026-04-29T15:51:00Z" w16du:dateUtc="2026-04-29T20:51:00Z">
        <w:r w:rsidRPr="0070264C">
          <w:rPr>
            <w:rFonts w:ascii="Arial" w:hAnsi="Arial" w:cs="Arial"/>
          </w:rPr>
          <w:delText>presence of psychological</w:delText>
        </w:r>
      </w:del>
      <w:ins w:id="158" w:author="Kendra Wyant" w:date="2026-04-29T15:51:00Z" w16du:dateUtc="2026-04-29T20:51:00Z">
        <w:r w:rsidRPr="00A1169D">
          <w:rPr>
            <w:rFonts w:ascii="Arial" w:hAnsi="Arial" w:cs="Arial"/>
          </w:rPr>
          <w:t>psychiatric</w:t>
        </w:r>
      </w:ins>
      <w:r w:rsidRPr="00A1169D">
        <w:rPr>
          <w:rFonts w:ascii="Arial" w:hAnsi="Arial" w:cs="Arial"/>
        </w:rPr>
        <w:t xml:space="preserve"> symptoms [</w:t>
      </w:r>
      <w:del w:id="159" w:author="Kendra Wyant" w:date="2026-04-29T15:51:00Z" w16du:dateUtc="2026-04-29T20:51:00Z">
        <w:r w:rsidRPr="0070264C">
          <w:rPr>
            <w:rFonts w:ascii="Arial" w:hAnsi="Arial" w:cs="Arial"/>
          </w:rPr>
          <w:delText>16</w:delText>
        </w:r>
      </w:del>
      <w:ins w:id="160" w:author="Kendra Wyant" w:date="2026-04-29T15:51:00Z" w16du:dateUtc="2026-04-29T20:51:00Z">
        <w:r w:rsidRPr="00A1169D">
          <w:rPr>
            <w:rFonts w:ascii="Arial" w:hAnsi="Arial" w:cs="Arial"/>
          </w:rPr>
          <w:t>36,38</w:t>
        </w:r>
      </w:ins>
      <w:r w:rsidRPr="00A1169D">
        <w:rPr>
          <w:rFonts w:ascii="Arial" w:hAnsi="Arial" w:cs="Arial"/>
        </w:rPr>
        <w:t>]). At the intake visit, approximately two weeks after screening, we collected additional self-report data on abstinence self-efficacy [</w:t>
      </w:r>
      <w:del w:id="161" w:author="Kendra Wyant" w:date="2026-04-29T15:51:00Z" w16du:dateUtc="2026-04-29T20:51:00Z">
        <w:r w:rsidRPr="0070264C">
          <w:rPr>
            <w:rFonts w:ascii="Arial" w:hAnsi="Arial" w:cs="Arial"/>
          </w:rPr>
          <w:delText>18</w:delText>
        </w:r>
      </w:del>
      <w:ins w:id="162" w:author="Kendra Wyant" w:date="2026-04-29T15:51:00Z" w16du:dateUtc="2026-04-29T20:51:00Z">
        <w:r w:rsidRPr="00A1169D">
          <w:rPr>
            <w:rFonts w:ascii="Arial" w:hAnsi="Arial" w:cs="Arial"/>
          </w:rPr>
          <w:t>39</w:t>
        </w:r>
      </w:ins>
      <w:r w:rsidRPr="00A1169D">
        <w:rPr>
          <w:rFonts w:ascii="Arial" w:hAnsi="Arial" w:cs="Arial"/>
        </w:rPr>
        <w:t>], craving [</w:t>
      </w:r>
      <w:del w:id="163" w:author="Kendra Wyant" w:date="2026-04-29T15:51:00Z" w16du:dateUtc="2026-04-29T20:51:00Z">
        <w:r w:rsidRPr="0070264C">
          <w:rPr>
            <w:rFonts w:ascii="Arial" w:hAnsi="Arial" w:cs="Arial"/>
          </w:rPr>
          <w:delText>19</w:delText>
        </w:r>
      </w:del>
      <w:ins w:id="164" w:author="Kendra Wyant" w:date="2026-04-29T15:51:00Z" w16du:dateUtc="2026-04-29T20:51:00Z">
        <w:r w:rsidRPr="00A1169D">
          <w:rPr>
            <w:rFonts w:ascii="Arial" w:hAnsi="Arial" w:cs="Arial"/>
          </w:rPr>
          <w:t>40</w:t>
        </w:r>
      </w:ins>
      <w:r w:rsidRPr="00A1169D">
        <w:rPr>
          <w:rFonts w:ascii="Arial" w:hAnsi="Arial" w:cs="Arial"/>
        </w:rPr>
        <w:t>], and recent recovery efforts and goals.</w:t>
      </w:r>
    </w:p>
    <w:p w14:paraId="6C80E285" w14:textId="77777777" w:rsidR="0022083A" w:rsidRPr="00A1169D" w:rsidRDefault="00000000" w:rsidP="00A1169D">
      <w:pPr>
        <w:pStyle w:val="BodyText"/>
        <w:spacing w:after="0" w:line="480" w:lineRule="auto"/>
        <w:ind w:firstLine="720"/>
        <w:rPr>
          <w:rFonts w:ascii="Arial" w:hAnsi="Arial" w:cs="Arial"/>
        </w:rPr>
      </w:pPr>
      <w:r w:rsidRPr="00A1169D">
        <w:rPr>
          <w:rFonts w:ascii="Arial" w:hAnsi="Arial" w:cs="Arial"/>
        </w:rPr>
        <w:t xml:space="preserve">At each monthly follow-up, we downloaded backups of participants’ cellular communication metadata directly from their smartphones. Metadata included the phone number of the other party, the date and time of the communication, the origin of call or message (i.e., incoming or outgoing), whether the call was answered (voice calls only), and the duration of the call (voice calls only). During each follow-up visit, study staff identified important contacts. Contacts that participants communicated with at least twice by call or text in the past month were considered important. For each important contact, participants answered seven contextual questions about their type of relationship, whether they ever drank alcohol with this person, the drinking status of the contact, expectations about whether the contact would drink in their presence, recovery </w:t>
      </w:r>
      <w:r w:rsidRPr="00A1169D">
        <w:rPr>
          <w:rFonts w:ascii="Arial" w:hAnsi="Arial" w:cs="Arial"/>
        </w:rPr>
        <w:lastRenderedPageBreak/>
        <w:t>status of contact, level of supportiveness of contact, and affective experiences with the contact.</w:t>
      </w:r>
    </w:p>
    <w:p w14:paraId="277EEBEF" w14:textId="77777777" w:rsidR="0022083A" w:rsidRPr="00A1169D" w:rsidRDefault="00000000" w:rsidP="00A1169D">
      <w:pPr>
        <w:pStyle w:val="BodyText"/>
        <w:spacing w:after="0" w:line="480" w:lineRule="auto"/>
        <w:ind w:firstLine="720"/>
        <w:rPr>
          <w:rFonts w:ascii="Arial" w:hAnsi="Arial" w:cs="Arial"/>
        </w:rPr>
      </w:pPr>
      <w:r w:rsidRPr="00A1169D">
        <w:rPr>
          <w:rFonts w:ascii="Arial" w:hAnsi="Arial" w:cs="Arial"/>
        </w:rPr>
        <w:t>While enrolled, participants completed four brief daily ecological momentary assessments (7-10 questions). The first item assessed alcohol use (date and time of any unreported drinking episodes). The remaining EMA questions were used as features in other studies [10,11], but were outside the scope of this cellular communication sensing study. Additional sensing data streams and self-report measures were collected for the parent grant. We compensated participants up to $115 per month for completing study tasks (i.e., EMAs, monthly follow-up visits and sharing sensing data) and $66 per month to offset the cost of their cellphone plan. The full study protocol is available on our OSF page (</w:t>
      </w:r>
      <w:r w:rsidR="0022083A">
        <w:fldChar w:fldCharType="begin"/>
      </w:r>
      <w:r w:rsidR="0022083A">
        <w:instrText>HYPERLINK "https://osf.io/wgpz9/" \h</w:instrText>
      </w:r>
      <w:r w:rsidR="0022083A">
        <w:fldChar w:fldCharType="separate"/>
      </w:r>
      <w:r w:rsidR="0022083A" w:rsidRPr="00A1169D">
        <w:rPr>
          <w:rStyle w:val="Hyperlink"/>
          <w:rFonts w:ascii="Arial" w:hAnsi="Arial" w:cs="Arial"/>
        </w:rPr>
        <w:t>https://osf.io/wgpz9/</w:t>
      </w:r>
      <w:r w:rsidR="0022083A">
        <w:fldChar w:fldCharType="end"/>
      </w:r>
      <w:r w:rsidRPr="00A1169D">
        <w:rPr>
          <w:rFonts w:ascii="Arial" w:hAnsi="Arial" w:cs="Arial"/>
        </w:rPr>
        <w:t>).</w:t>
      </w:r>
    </w:p>
    <w:p w14:paraId="4B2E095D" w14:textId="77777777" w:rsidR="0022083A" w:rsidRPr="00E50083" w:rsidRDefault="00000000" w:rsidP="00A1169D">
      <w:pPr>
        <w:pStyle w:val="Heading2"/>
        <w:spacing w:after="0" w:line="480" w:lineRule="auto"/>
        <w:rPr>
          <w:rFonts w:ascii="Arial" w:hAnsi="Arial"/>
          <w:b/>
          <w:color w:val="auto"/>
          <w:rPrChange w:id="165" w:author="Kendra Wyant" w:date="2026-04-29T15:51:00Z" w16du:dateUtc="2026-04-29T20:51:00Z">
            <w:rPr>
              <w:rFonts w:ascii="Arial" w:hAnsi="Arial"/>
              <w:b/>
              <w:color w:val="auto"/>
              <w:sz w:val="24"/>
            </w:rPr>
          </w:rPrChange>
        </w:rPr>
      </w:pPr>
      <w:bookmarkStart w:id="166" w:name="ethics"/>
      <w:bookmarkEnd w:id="146"/>
      <w:r w:rsidRPr="00E50083">
        <w:rPr>
          <w:rFonts w:ascii="Arial" w:hAnsi="Arial"/>
          <w:b/>
          <w:color w:val="auto"/>
          <w:rPrChange w:id="167" w:author="Kendra Wyant" w:date="2026-04-29T15:51:00Z" w16du:dateUtc="2026-04-29T20:51:00Z">
            <w:rPr>
              <w:rFonts w:ascii="Arial" w:hAnsi="Arial"/>
              <w:b/>
              <w:color w:val="auto"/>
              <w:sz w:val="24"/>
            </w:rPr>
          </w:rPrChange>
        </w:rPr>
        <w:t>Ethics</w:t>
      </w:r>
    </w:p>
    <w:p w14:paraId="402A10F3" w14:textId="77777777" w:rsidR="0022083A" w:rsidRPr="00A1169D" w:rsidRDefault="00000000" w:rsidP="00A1169D">
      <w:pPr>
        <w:pStyle w:val="FirstParagraph"/>
        <w:spacing w:after="0" w:line="480" w:lineRule="auto"/>
        <w:ind w:firstLine="720"/>
        <w:rPr>
          <w:rFonts w:ascii="Arial" w:hAnsi="Arial" w:cs="Arial"/>
        </w:rPr>
      </w:pPr>
      <w:r w:rsidRPr="00A1169D">
        <w:rPr>
          <w:rFonts w:ascii="Arial" w:hAnsi="Arial" w:cs="Arial"/>
        </w:rPr>
        <w:t>All procedures were approved by the University of Wisconsin-Madison Institutional Review Board (Study #2015-0780) and carried out in accordance with the principles of the Declaration of Helsinki. All participants provided written informed consent observed by a research assistant.</w:t>
      </w:r>
    </w:p>
    <w:p w14:paraId="28D8FDCA" w14:textId="3D1E395E" w:rsidR="0022083A" w:rsidRPr="00E50083" w:rsidRDefault="00000000" w:rsidP="00A1169D">
      <w:pPr>
        <w:pStyle w:val="Heading2"/>
        <w:spacing w:after="0" w:line="480" w:lineRule="auto"/>
        <w:rPr>
          <w:rFonts w:ascii="Arial" w:hAnsi="Arial"/>
          <w:b/>
          <w:color w:val="auto"/>
          <w:rPrChange w:id="168" w:author="Kendra Wyant" w:date="2026-04-29T15:51:00Z" w16du:dateUtc="2026-04-29T20:51:00Z">
            <w:rPr>
              <w:rFonts w:ascii="Arial" w:hAnsi="Arial"/>
              <w:b/>
              <w:color w:val="auto"/>
              <w:sz w:val="24"/>
            </w:rPr>
          </w:rPrChange>
        </w:rPr>
      </w:pPr>
      <w:bookmarkStart w:id="169" w:name="data-analysis-plan"/>
      <w:bookmarkEnd w:id="166"/>
      <w:r w:rsidRPr="00E50083">
        <w:rPr>
          <w:rFonts w:ascii="Arial" w:hAnsi="Arial"/>
          <w:b/>
          <w:color w:val="auto"/>
          <w:rPrChange w:id="170" w:author="Kendra Wyant" w:date="2026-04-29T15:51:00Z" w16du:dateUtc="2026-04-29T20:51:00Z">
            <w:rPr>
              <w:rFonts w:ascii="Arial" w:hAnsi="Arial"/>
              <w:b/>
              <w:color w:val="auto"/>
              <w:sz w:val="24"/>
            </w:rPr>
          </w:rPrChange>
        </w:rPr>
        <w:t xml:space="preserve">Data </w:t>
      </w:r>
      <w:del w:id="171" w:author="Kendra Wyant" w:date="2026-04-29T15:51:00Z" w16du:dateUtc="2026-04-29T20:51:00Z">
        <w:r w:rsidRPr="00896A56">
          <w:rPr>
            <w:rFonts w:ascii="Arial" w:hAnsi="Arial" w:cs="Arial"/>
            <w:b/>
            <w:bCs/>
            <w:color w:val="auto"/>
            <w:sz w:val="24"/>
            <w:szCs w:val="24"/>
          </w:rPr>
          <w:delText>Analysis Plan</w:delText>
        </w:r>
      </w:del>
      <w:ins w:id="172" w:author="Kendra Wyant" w:date="2026-04-29T15:51:00Z" w16du:dateUtc="2026-04-29T20:51:00Z">
        <w:r w:rsidR="00E50083">
          <w:rPr>
            <w:rFonts w:ascii="Arial" w:hAnsi="Arial" w:cs="Arial"/>
            <w:b/>
            <w:bCs/>
            <w:color w:val="auto"/>
          </w:rPr>
          <w:t>a</w:t>
        </w:r>
        <w:r w:rsidRPr="00E50083">
          <w:rPr>
            <w:rFonts w:ascii="Arial" w:hAnsi="Arial" w:cs="Arial"/>
            <w:b/>
            <w:bCs/>
            <w:color w:val="auto"/>
          </w:rPr>
          <w:t xml:space="preserve">nalysis </w:t>
        </w:r>
        <w:r w:rsidR="00E50083">
          <w:rPr>
            <w:rFonts w:ascii="Arial" w:hAnsi="Arial" w:cs="Arial"/>
            <w:b/>
            <w:bCs/>
            <w:color w:val="auto"/>
          </w:rPr>
          <w:t>p</w:t>
        </w:r>
        <w:r w:rsidRPr="00E50083">
          <w:rPr>
            <w:rFonts w:ascii="Arial" w:hAnsi="Arial" w:cs="Arial"/>
            <w:b/>
            <w:bCs/>
            <w:color w:val="auto"/>
          </w:rPr>
          <w:t>lan</w:t>
        </w:r>
      </w:ins>
    </w:p>
    <w:p w14:paraId="278CFB1C" w14:textId="77777777" w:rsidR="0022083A" w:rsidRPr="00E50083" w:rsidRDefault="00000000" w:rsidP="00A1169D">
      <w:pPr>
        <w:pStyle w:val="Heading3"/>
        <w:spacing w:after="0" w:line="480" w:lineRule="auto"/>
        <w:rPr>
          <w:rFonts w:ascii="Arial" w:hAnsi="Arial"/>
          <w:b/>
          <w:color w:val="auto"/>
          <w:rPrChange w:id="173" w:author="Kendra Wyant" w:date="2026-04-29T15:51:00Z" w16du:dateUtc="2026-04-29T20:51:00Z">
            <w:rPr>
              <w:rFonts w:ascii="Arial" w:hAnsi="Arial"/>
              <w:i/>
              <w:color w:val="auto"/>
              <w:sz w:val="24"/>
            </w:rPr>
          </w:rPrChange>
        </w:rPr>
      </w:pPr>
      <w:bookmarkStart w:id="174" w:name="labels"/>
      <w:r w:rsidRPr="00E50083">
        <w:rPr>
          <w:rFonts w:ascii="Arial" w:hAnsi="Arial"/>
          <w:b/>
          <w:color w:val="auto"/>
          <w:rPrChange w:id="175" w:author="Kendra Wyant" w:date="2026-04-29T15:51:00Z" w16du:dateUtc="2026-04-29T20:51:00Z">
            <w:rPr>
              <w:rFonts w:ascii="Arial" w:hAnsi="Arial"/>
              <w:i/>
              <w:color w:val="auto"/>
              <w:sz w:val="24"/>
            </w:rPr>
          </w:rPrChange>
        </w:rPr>
        <w:t>Labels</w:t>
      </w:r>
    </w:p>
    <w:p w14:paraId="668A3B02" w14:textId="77777777" w:rsidR="0022083A" w:rsidRPr="00A1169D" w:rsidRDefault="00000000" w:rsidP="00A1169D">
      <w:pPr>
        <w:pStyle w:val="FirstParagraph"/>
        <w:spacing w:after="0" w:line="480" w:lineRule="auto"/>
        <w:ind w:firstLine="720"/>
        <w:rPr>
          <w:rFonts w:ascii="Arial" w:hAnsi="Arial" w:cs="Arial"/>
        </w:rPr>
      </w:pPr>
      <w:r w:rsidRPr="00A1169D">
        <w:rPr>
          <w:rFonts w:ascii="Arial" w:hAnsi="Arial" w:cs="Arial"/>
        </w:rPr>
        <w:t xml:space="preserve">Our models predicted the probability of an alcohol lapse within a 24-hour window. Predictions were generated daily at 4 a.m., beginning on participants’ second study day and continuing for up to 3 months. Participants reported the date and hour of the start </w:t>
      </w:r>
      <w:r w:rsidRPr="00A1169D">
        <w:rPr>
          <w:rFonts w:ascii="Arial" w:hAnsi="Arial" w:cs="Arial"/>
        </w:rPr>
        <w:lastRenderedPageBreak/>
        <w:t xml:space="preserve">and end time of any alcohol use on the first item of the EMA. </w:t>
      </w:r>
      <w:ins w:id="176" w:author="Kendra Wyant" w:date="2026-04-29T15:51:00Z" w16du:dateUtc="2026-04-29T20:51:00Z">
        <w:r w:rsidRPr="00A1169D">
          <w:rPr>
            <w:rFonts w:ascii="Arial" w:hAnsi="Arial" w:cs="Arial"/>
          </w:rPr>
          <w:t xml:space="preserve">Participants demonstrated good adherence to our 4X daily EMA protocol (mean adherence = 78%) and provided at least one EMA on 95% of study days. </w:t>
        </w:r>
      </w:ins>
      <w:r w:rsidRPr="00A1169D">
        <w:rPr>
          <w:rFonts w:ascii="Arial" w:hAnsi="Arial" w:cs="Arial"/>
        </w:rPr>
        <w:t xml:space="preserve">Prediction windows were labeled as </w:t>
      </w:r>
      <w:proofErr w:type="gramStart"/>
      <w:r w:rsidRPr="00A1169D">
        <w:rPr>
          <w:rFonts w:ascii="Arial" w:hAnsi="Arial" w:cs="Arial"/>
        </w:rPr>
        <w:t>lapse</w:t>
      </w:r>
      <w:proofErr w:type="gramEnd"/>
      <w:r w:rsidRPr="00A1169D">
        <w:rPr>
          <w:rFonts w:ascii="Arial" w:hAnsi="Arial" w:cs="Arial"/>
        </w:rPr>
        <w:t xml:space="preserve"> if any alcohol use was reported in the 24-hour window. In total, there were 11,507 labeled prediction windows across all participants. Positive lapse labels were underrepresented (7.5%; 861/11,507).</w:t>
      </w:r>
    </w:p>
    <w:p w14:paraId="6006B3C3" w14:textId="29B65018" w:rsidR="0022083A" w:rsidRPr="00E50083" w:rsidRDefault="00000000" w:rsidP="00A1169D">
      <w:pPr>
        <w:pStyle w:val="Heading3"/>
        <w:spacing w:after="0" w:line="480" w:lineRule="auto"/>
        <w:rPr>
          <w:rFonts w:ascii="Arial" w:hAnsi="Arial"/>
          <w:b/>
          <w:color w:val="auto"/>
          <w:rPrChange w:id="177" w:author="Kendra Wyant" w:date="2026-04-29T15:51:00Z" w16du:dateUtc="2026-04-29T20:51:00Z">
            <w:rPr>
              <w:rFonts w:ascii="Arial" w:hAnsi="Arial"/>
              <w:i/>
              <w:color w:val="auto"/>
              <w:sz w:val="24"/>
            </w:rPr>
          </w:rPrChange>
        </w:rPr>
      </w:pPr>
      <w:bookmarkStart w:id="178" w:name="feature-engineering"/>
      <w:bookmarkEnd w:id="174"/>
      <w:r w:rsidRPr="00E50083">
        <w:rPr>
          <w:rFonts w:ascii="Arial" w:hAnsi="Arial"/>
          <w:b/>
          <w:color w:val="auto"/>
          <w:rPrChange w:id="179" w:author="Kendra Wyant" w:date="2026-04-29T15:51:00Z" w16du:dateUtc="2026-04-29T20:51:00Z">
            <w:rPr>
              <w:rFonts w:ascii="Arial" w:hAnsi="Arial"/>
              <w:i/>
              <w:color w:val="auto"/>
              <w:sz w:val="24"/>
            </w:rPr>
          </w:rPrChange>
        </w:rPr>
        <w:t xml:space="preserve">Feature </w:t>
      </w:r>
      <w:del w:id="180" w:author="Kendra Wyant" w:date="2026-04-29T15:51:00Z" w16du:dateUtc="2026-04-29T20:51:00Z">
        <w:r w:rsidRPr="00896A56">
          <w:rPr>
            <w:rFonts w:ascii="Arial" w:hAnsi="Arial" w:cs="Arial"/>
            <w:i/>
            <w:iCs/>
            <w:color w:val="auto"/>
            <w:sz w:val="24"/>
            <w:szCs w:val="24"/>
          </w:rPr>
          <w:delText>Engineering</w:delText>
        </w:r>
      </w:del>
      <w:ins w:id="181" w:author="Kendra Wyant" w:date="2026-04-29T15:51:00Z" w16du:dateUtc="2026-04-29T20:51:00Z">
        <w:r w:rsidR="00E50083">
          <w:rPr>
            <w:rFonts w:ascii="Arial" w:hAnsi="Arial" w:cs="Arial"/>
            <w:b/>
            <w:bCs/>
            <w:color w:val="auto"/>
          </w:rPr>
          <w:t>e</w:t>
        </w:r>
        <w:r w:rsidRPr="00E50083">
          <w:rPr>
            <w:rFonts w:ascii="Arial" w:hAnsi="Arial" w:cs="Arial"/>
            <w:b/>
            <w:bCs/>
            <w:color w:val="auto"/>
          </w:rPr>
          <w:t>ngineering</w:t>
        </w:r>
      </w:ins>
    </w:p>
    <w:p w14:paraId="7C2B193A" w14:textId="77777777" w:rsidR="0022083A" w:rsidRPr="00A1169D" w:rsidRDefault="00000000" w:rsidP="00A1169D">
      <w:pPr>
        <w:pStyle w:val="FirstParagraph"/>
        <w:spacing w:after="0" w:line="480" w:lineRule="auto"/>
        <w:ind w:firstLine="360"/>
        <w:rPr>
          <w:ins w:id="182" w:author="Kendra Wyant" w:date="2026-04-29T15:51:00Z" w16du:dateUtc="2026-04-29T20:51:00Z"/>
          <w:rFonts w:ascii="Arial" w:hAnsi="Arial" w:cs="Arial"/>
        </w:rPr>
      </w:pPr>
      <w:ins w:id="183" w:author="Kendra Wyant" w:date="2026-04-29T15:51:00Z" w16du:dateUtc="2026-04-29T20:51:00Z">
        <w:r w:rsidRPr="00A1169D">
          <w:rPr>
            <w:rFonts w:ascii="Arial" w:hAnsi="Arial" w:cs="Arial"/>
          </w:rPr>
          <w:t>Features were calculated using only data collected before the start of each prediction window to ensure our models were making true future predictions. We calculated a total of 181 features from four feature sets:</w:t>
        </w:r>
      </w:ins>
    </w:p>
    <w:p w14:paraId="1C73BAA9" w14:textId="2BF149FD" w:rsidR="0022083A" w:rsidRPr="00A1169D" w:rsidRDefault="00000000" w:rsidP="00A1169D">
      <w:pPr>
        <w:numPr>
          <w:ilvl w:val="0"/>
          <w:numId w:val="2"/>
        </w:numPr>
        <w:spacing w:after="0" w:line="480" w:lineRule="auto"/>
        <w:rPr>
          <w:rFonts w:ascii="Arial" w:hAnsi="Arial" w:cs="Arial"/>
        </w:rPr>
        <w:pPrChange w:id="184" w:author="Kendra Wyant" w:date="2026-04-29T15:51:00Z" w16du:dateUtc="2026-04-29T20:51:00Z">
          <w:pPr>
            <w:pStyle w:val="FirstParagraph"/>
            <w:spacing w:after="0" w:line="480" w:lineRule="auto"/>
            <w:ind w:firstLine="720"/>
          </w:pPr>
        </w:pPrChange>
      </w:pPr>
      <w:ins w:id="185" w:author="Kendra Wyant" w:date="2026-04-29T15:51:00Z" w16du:dateUtc="2026-04-29T20:51:00Z">
        <w:r w:rsidRPr="00E50083">
          <w:rPr>
            <w:rFonts w:ascii="Arial" w:hAnsi="Arial" w:cs="Arial"/>
          </w:rPr>
          <w:t xml:space="preserve">Cellular </w:t>
        </w:r>
        <w:r w:rsidR="00E50083">
          <w:rPr>
            <w:rFonts w:ascii="Arial" w:hAnsi="Arial" w:cs="Arial"/>
          </w:rPr>
          <w:t>c</w:t>
        </w:r>
        <w:r w:rsidRPr="00E50083">
          <w:rPr>
            <w:rFonts w:ascii="Arial" w:hAnsi="Arial" w:cs="Arial"/>
          </w:rPr>
          <w:t xml:space="preserve">ommunication </w:t>
        </w:r>
        <w:r w:rsidR="00E50083">
          <w:rPr>
            <w:rFonts w:ascii="Arial" w:hAnsi="Arial" w:cs="Arial"/>
          </w:rPr>
          <w:t>d</w:t>
        </w:r>
        <w:r w:rsidRPr="00E50083">
          <w:rPr>
            <w:rFonts w:ascii="Arial" w:hAnsi="Arial" w:cs="Arial"/>
          </w:rPr>
          <w:t>ata.</w:t>
        </w:r>
        <w:r w:rsidRPr="00A1169D">
          <w:rPr>
            <w:rFonts w:ascii="Arial" w:hAnsi="Arial" w:cs="Arial"/>
          </w:rPr>
          <w:t xml:space="preserve"> </w:t>
        </w:r>
      </w:ins>
      <w:r w:rsidRPr="00A1169D">
        <w:rPr>
          <w:rFonts w:ascii="Arial" w:hAnsi="Arial" w:cs="Arial"/>
        </w:rPr>
        <w:t xml:space="preserve">We filtered the raw </w:t>
      </w:r>
      <w:del w:id="186" w:author="Kendra Wyant" w:date="2026-04-29T15:51:00Z" w16du:dateUtc="2026-04-29T20:51:00Z">
        <w:r w:rsidRPr="0070264C">
          <w:rPr>
            <w:rFonts w:ascii="Arial" w:hAnsi="Arial" w:cs="Arial"/>
          </w:rPr>
          <w:delText>comunication</w:delText>
        </w:r>
      </w:del>
      <w:ins w:id="187" w:author="Kendra Wyant" w:date="2026-04-29T15:51:00Z" w16du:dateUtc="2026-04-29T20:51:00Z">
        <w:r w:rsidRPr="00A1169D">
          <w:rPr>
            <w:rFonts w:ascii="Arial" w:hAnsi="Arial" w:cs="Arial"/>
          </w:rPr>
          <w:t>communication</w:t>
        </w:r>
      </w:ins>
      <w:r w:rsidRPr="00A1169D">
        <w:rPr>
          <w:rFonts w:ascii="Arial" w:hAnsi="Arial" w:cs="Arial"/>
        </w:rPr>
        <w:t xml:space="preserve"> data to include only communications with known context (i.e., people with whom they communicated with at least twice in a month and whom they provided self-report context about). Cellular communication features were engineered from all available data up to the start of each window. We used </w:t>
      </w:r>
      <w:del w:id="188" w:author="Kendra Wyant" w:date="2026-04-29T15:51:00Z" w16du:dateUtc="2026-04-29T20:51:00Z">
        <w:r w:rsidRPr="0070264C">
          <w:rPr>
            <w:rFonts w:ascii="Arial" w:hAnsi="Arial" w:cs="Arial"/>
          </w:rPr>
          <w:delText>six</w:delText>
        </w:r>
      </w:del>
      <w:ins w:id="189" w:author="Kendra Wyant" w:date="2026-04-29T15:51:00Z" w16du:dateUtc="2026-04-29T20:51:00Z">
        <w:r w:rsidRPr="00A1169D">
          <w:rPr>
            <w:rFonts w:ascii="Arial" w:hAnsi="Arial" w:cs="Arial"/>
          </w:rPr>
          <w:t>two</w:t>
        </w:r>
      </w:ins>
      <w:r w:rsidRPr="00A1169D">
        <w:rPr>
          <w:rFonts w:ascii="Arial" w:hAnsi="Arial" w:cs="Arial"/>
        </w:rPr>
        <w:t xml:space="preserve"> feature scoring epochs (</w:t>
      </w:r>
      <w:del w:id="190" w:author="Kendra Wyant" w:date="2026-04-29T15:51:00Z" w16du:dateUtc="2026-04-29T20:51:00Z">
        <w:r w:rsidRPr="0070264C">
          <w:rPr>
            <w:rFonts w:ascii="Arial" w:hAnsi="Arial" w:cs="Arial"/>
          </w:rPr>
          <w:delText xml:space="preserve">6, 12, </w:delText>
        </w:r>
      </w:del>
      <w:r w:rsidRPr="00A1169D">
        <w:rPr>
          <w:rFonts w:ascii="Arial" w:hAnsi="Arial" w:cs="Arial"/>
        </w:rPr>
        <w:t>24</w:t>
      </w:r>
      <w:del w:id="191" w:author="Kendra Wyant" w:date="2026-04-29T15:51:00Z" w16du:dateUtc="2026-04-29T20:51:00Z">
        <w:r w:rsidRPr="0070264C">
          <w:rPr>
            <w:rFonts w:ascii="Arial" w:hAnsi="Arial" w:cs="Arial"/>
          </w:rPr>
          <w:delText>, 48, 72, and 168</w:delText>
        </w:r>
      </w:del>
      <w:r w:rsidRPr="00A1169D">
        <w:rPr>
          <w:rFonts w:ascii="Arial" w:hAnsi="Arial" w:cs="Arial"/>
        </w:rPr>
        <w:t xml:space="preserve"> hours </w:t>
      </w:r>
      <w:ins w:id="192" w:author="Kendra Wyant" w:date="2026-04-29T15:51:00Z" w16du:dateUtc="2026-04-29T20:51:00Z">
        <w:r w:rsidRPr="00A1169D">
          <w:rPr>
            <w:rFonts w:ascii="Arial" w:hAnsi="Arial" w:cs="Arial"/>
          </w:rPr>
          <w:t xml:space="preserve">and 1 week </w:t>
        </w:r>
      </w:ins>
      <w:r w:rsidRPr="00A1169D">
        <w:rPr>
          <w:rFonts w:ascii="Arial" w:hAnsi="Arial" w:cs="Arial"/>
        </w:rPr>
        <w:t>before the start of the prediction window) to create</w:t>
      </w:r>
      <w:ins w:id="193" w:author="Kendra Wyant" w:date="2026-04-29T15:51:00Z" w16du:dateUtc="2026-04-29T20:51:00Z">
        <w:r w:rsidRPr="00A1169D">
          <w:rPr>
            <w:rFonts w:ascii="Arial" w:hAnsi="Arial" w:cs="Arial"/>
          </w:rPr>
          <w:t xml:space="preserve"> a total of 142</w:t>
        </w:r>
      </w:ins>
      <w:r w:rsidRPr="00A1169D">
        <w:rPr>
          <w:rFonts w:ascii="Arial" w:hAnsi="Arial" w:cs="Arial"/>
        </w:rPr>
        <w:t xml:space="preserve"> features.</w:t>
      </w:r>
    </w:p>
    <w:p w14:paraId="1ECCB126" w14:textId="77777777" w:rsidR="0022083A" w:rsidRPr="00A1169D" w:rsidRDefault="00000000" w:rsidP="00A1169D">
      <w:pPr>
        <w:numPr>
          <w:ilvl w:val="0"/>
          <w:numId w:val="1"/>
        </w:numPr>
        <w:spacing w:after="0" w:line="480" w:lineRule="auto"/>
        <w:rPr>
          <w:rFonts w:ascii="Arial" w:hAnsi="Arial" w:cs="Arial"/>
        </w:rPr>
        <w:pPrChange w:id="194" w:author="Kendra Wyant" w:date="2026-04-29T15:51:00Z" w16du:dateUtc="2026-04-29T20:51:00Z">
          <w:pPr>
            <w:pStyle w:val="BodyText"/>
            <w:spacing w:after="0" w:line="480" w:lineRule="auto"/>
            <w:ind w:firstLine="720"/>
          </w:pPr>
        </w:pPrChange>
      </w:pPr>
      <w:r w:rsidRPr="00A1169D">
        <w:rPr>
          <w:rFonts w:ascii="Arial" w:hAnsi="Arial" w:cs="Arial"/>
        </w:rPr>
        <w:t xml:space="preserve">Within each feature scoring epoch, we calculated two types of features: raw and difference features. Raw features represent the feature value calculated within a given feature scoring epoch. For example, the raw rate of incoming text messages in a </w:t>
      </w:r>
      <w:del w:id="195" w:author="Kendra Wyant" w:date="2026-04-29T15:51:00Z" w16du:dateUtc="2026-04-29T20:51:00Z">
        <w:r w:rsidRPr="0070264C">
          <w:rPr>
            <w:rFonts w:ascii="Arial" w:hAnsi="Arial" w:cs="Arial"/>
          </w:rPr>
          <w:delText>48</w:delText>
        </w:r>
      </w:del>
      <w:ins w:id="196" w:author="Kendra Wyant" w:date="2026-04-29T15:51:00Z" w16du:dateUtc="2026-04-29T20:51:00Z">
        <w:r w:rsidRPr="00A1169D">
          <w:rPr>
            <w:rFonts w:ascii="Arial" w:hAnsi="Arial" w:cs="Arial"/>
          </w:rPr>
          <w:t>24</w:t>
        </w:r>
      </w:ins>
      <w:r w:rsidRPr="00A1169D">
        <w:rPr>
          <w:rFonts w:ascii="Arial" w:hAnsi="Arial" w:cs="Arial"/>
        </w:rPr>
        <w:t xml:space="preserve">-hour feature scoring epoch was calculated as the total number of incoming text messages in the </w:t>
      </w:r>
      <w:del w:id="197" w:author="Kendra Wyant" w:date="2026-04-29T15:51:00Z" w16du:dateUtc="2026-04-29T20:51:00Z">
        <w:r w:rsidRPr="0070264C">
          <w:rPr>
            <w:rFonts w:ascii="Arial" w:hAnsi="Arial" w:cs="Arial"/>
          </w:rPr>
          <w:delText>48</w:delText>
        </w:r>
      </w:del>
      <w:ins w:id="198" w:author="Kendra Wyant" w:date="2026-04-29T15:51:00Z" w16du:dateUtc="2026-04-29T20:51:00Z">
        <w:r w:rsidRPr="00A1169D">
          <w:rPr>
            <w:rFonts w:ascii="Arial" w:hAnsi="Arial" w:cs="Arial"/>
          </w:rPr>
          <w:t>24</w:t>
        </w:r>
      </w:ins>
      <w:r w:rsidRPr="00A1169D">
        <w:rPr>
          <w:rFonts w:ascii="Arial" w:hAnsi="Arial" w:cs="Arial"/>
        </w:rPr>
        <w:t xml:space="preserve"> hours immediately preceding the start of the prediction window, divided by </w:t>
      </w:r>
      <w:del w:id="199" w:author="Kendra Wyant" w:date="2026-04-29T15:51:00Z" w16du:dateUtc="2026-04-29T20:51:00Z">
        <w:r w:rsidRPr="0070264C">
          <w:rPr>
            <w:rFonts w:ascii="Arial" w:hAnsi="Arial" w:cs="Arial"/>
          </w:rPr>
          <w:delText>48</w:delText>
        </w:r>
      </w:del>
      <w:ins w:id="200" w:author="Kendra Wyant" w:date="2026-04-29T15:51:00Z" w16du:dateUtc="2026-04-29T20:51:00Z">
        <w:r w:rsidRPr="00A1169D">
          <w:rPr>
            <w:rFonts w:ascii="Arial" w:hAnsi="Arial" w:cs="Arial"/>
          </w:rPr>
          <w:t>24</w:t>
        </w:r>
      </w:ins>
      <w:r w:rsidRPr="00A1169D">
        <w:rPr>
          <w:rFonts w:ascii="Arial" w:hAnsi="Arial" w:cs="Arial"/>
        </w:rPr>
        <w:t xml:space="preserve">. Difference features capture </w:t>
      </w:r>
      <w:r w:rsidRPr="00A1169D">
        <w:rPr>
          <w:rFonts w:ascii="Arial" w:hAnsi="Arial" w:cs="Arial"/>
        </w:rPr>
        <w:lastRenderedPageBreak/>
        <w:t xml:space="preserve">participant-level changes from baseline. </w:t>
      </w:r>
      <w:del w:id="201" w:author="Kendra Wyant" w:date="2026-04-29T15:51:00Z" w16du:dateUtc="2026-04-29T20:51:00Z">
        <w:r w:rsidRPr="0070264C">
          <w:rPr>
            <w:rFonts w:ascii="Arial" w:hAnsi="Arial" w:cs="Arial"/>
          </w:rPr>
          <w:delText>Specifically, for each</w:delText>
        </w:r>
      </w:del>
      <w:ins w:id="202" w:author="Kendra Wyant" w:date="2026-04-29T15:51:00Z" w16du:dateUtc="2026-04-29T20:51:00Z">
        <w:r w:rsidRPr="00A1169D">
          <w:rPr>
            <w:rFonts w:ascii="Arial" w:hAnsi="Arial" w:cs="Arial"/>
          </w:rPr>
          <w:t>In other words, how does this</w:t>
        </w:r>
      </w:ins>
      <w:r w:rsidRPr="00A1169D">
        <w:rPr>
          <w:rFonts w:ascii="Arial" w:hAnsi="Arial" w:cs="Arial"/>
        </w:rPr>
        <w:t xml:space="preserve"> feature </w:t>
      </w:r>
      <w:del w:id="203" w:author="Kendra Wyant" w:date="2026-04-29T15:51:00Z" w16du:dateUtc="2026-04-29T20:51:00Z">
        <w:r w:rsidRPr="0070264C">
          <w:rPr>
            <w:rFonts w:ascii="Arial" w:hAnsi="Arial" w:cs="Arial"/>
          </w:rPr>
          <w:delText>we subtracted</w:delText>
        </w:r>
      </w:del>
      <w:ins w:id="204" w:author="Kendra Wyant" w:date="2026-04-29T15:51:00Z" w16du:dateUtc="2026-04-29T20:51:00Z">
        <w:r w:rsidRPr="00A1169D">
          <w:rPr>
            <w:rFonts w:ascii="Arial" w:hAnsi="Arial" w:cs="Arial"/>
          </w:rPr>
          <w:t>value differ from what is typical for this person? Difference features were scored by subtracting</w:t>
        </w:r>
      </w:ins>
      <w:r w:rsidRPr="00A1169D">
        <w:rPr>
          <w:rFonts w:ascii="Arial" w:hAnsi="Arial" w:cs="Arial"/>
        </w:rPr>
        <w:t xml:space="preserve"> the participant’s mean value (using all available data prior to the prediction window) from the associated raw feature value. For example, the difference feature for incoming text messages was calculated as the raw incoming text message rate minus the participant’s average incoming text message rate across all time on study.</w:t>
      </w:r>
    </w:p>
    <w:p w14:paraId="2DB4CAC9" w14:textId="77777777" w:rsidR="0022083A" w:rsidRPr="00A1169D" w:rsidRDefault="00000000" w:rsidP="00A1169D">
      <w:pPr>
        <w:numPr>
          <w:ilvl w:val="0"/>
          <w:numId w:val="2"/>
        </w:numPr>
        <w:spacing w:after="0" w:line="480" w:lineRule="auto"/>
        <w:rPr>
          <w:ins w:id="205" w:author="Kendra Wyant" w:date="2026-04-29T15:51:00Z" w16du:dateUtc="2026-04-29T20:51:00Z"/>
          <w:rFonts w:ascii="Arial" w:hAnsi="Arial" w:cs="Arial"/>
        </w:rPr>
      </w:pPr>
      <w:del w:id="206" w:author="Kendra Wyant" w:date="2026-04-29T15:51:00Z" w16du:dateUtc="2026-04-29T20:51:00Z">
        <w:r w:rsidRPr="0070264C">
          <w:rPr>
            <w:rFonts w:ascii="Arial" w:hAnsi="Arial" w:cs="Arial"/>
          </w:rPr>
          <w:delText>The full model included 406 features from cellular communication data plus 24</w:delText>
        </w:r>
      </w:del>
      <w:ins w:id="207" w:author="Kendra Wyant" w:date="2026-04-29T15:51:00Z" w16du:dateUtc="2026-04-29T20:51:00Z">
        <w:r w:rsidRPr="00E50083">
          <w:rPr>
            <w:rFonts w:ascii="Arial" w:hAnsi="Arial" w:cs="Arial"/>
          </w:rPr>
          <w:t>Demographics.</w:t>
        </w:r>
        <w:r w:rsidRPr="00A1169D">
          <w:rPr>
            <w:rFonts w:ascii="Arial" w:hAnsi="Arial" w:cs="Arial"/>
          </w:rPr>
          <w:t xml:space="preserve"> We created 2</w:t>
        </w:r>
      </w:ins>
      <w:r w:rsidRPr="00A1169D">
        <w:rPr>
          <w:rFonts w:ascii="Arial" w:hAnsi="Arial" w:cs="Arial"/>
        </w:rPr>
        <w:t xml:space="preserve"> numeric </w:t>
      </w:r>
      <w:del w:id="208" w:author="Kendra Wyant" w:date="2026-04-29T15:51:00Z" w16du:dateUtc="2026-04-29T20:51:00Z">
        <w:r w:rsidRPr="0070264C">
          <w:rPr>
            <w:rFonts w:ascii="Arial" w:hAnsi="Arial" w:cs="Arial"/>
          </w:rPr>
          <w:delText>or dummy-</w:delText>
        </w:r>
      </w:del>
      <w:ins w:id="209" w:author="Kendra Wyant" w:date="2026-04-29T15:51:00Z" w16du:dateUtc="2026-04-29T20:51:00Z">
        <w:r w:rsidRPr="00A1169D">
          <w:rPr>
            <w:rFonts w:ascii="Arial" w:hAnsi="Arial" w:cs="Arial"/>
          </w:rPr>
          <w:t xml:space="preserve">features for age and income, and 10 one-hot </w:t>
        </w:r>
      </w:ins>
      <w:r w:rsidRPr="00A1169D">
        <w:rPr>
          <w:rFonts w:ascii="Arial" w:hAnsi="Arial" w:cs="Arial"/>
        </w:rPr>
        <w:t xml:space="preserve">coded features </w:t>
      </w:r>
      <w:ins w:id="210" w:author="Kendra Wyant" w:date="2026-04-29T15:51:00Z" w16du:dateUtc="2026-04-29T20:51:00Z">
        <w:r w:rsidRPr="00A1169D">
          <w:rPr>
            <w:rFonts w:ascii="Arial" w:hAnsi="Arial" w:cs="Arial"/>
          </w:rPr>
          <w:t>for sex at birth (male, female), race and ethnicity (non-Hispanic White, Hispanic and/or not White), education (high school or less, some college, college degree), and marital status (married, not married, other).</w:t>
        </w:r>
      </w:ins>
    </w:p>
    <w:p w14:paraId="0BD43B8B" w14:textId="00DD7FD9" w:rsidR="0022083A" w:rsidRPr="00A1169D" w:rsidRDefault="00000000" w:rsidP="00A1169D">
      <w:pPr>
        <w:numPr>
          <w:ilvl w:val="0"/>
          <w:numId w:val="2"/>
        </w:numPr>
        <w:spacing w:after="0" w:line="480" w:lineRule="auto"/>
        <w:rPr>
          <w:ins w:id="211" w:author="Kendra Wyant" w:date="2026-04-29T15:51:00Z" w16du:dateUtc="2026-04-29T20:51:00Z"/>
          <w:rFonts w:ascii="Arial" w:hAnsi="Arial" w:cs="Arial"/>
        </w:rPr>
      </w:pPr>
      <w:ins w:id="212" w:author="Kendra Wyant" w:date="2026-04-29T15:51:00Z" w16du:dateUtc="2026-04-29T20:51:00Z">
        <w:r w:rsidRPr="00E50083">
          <w:rPr>
            <w:rFonts w:ascii="Arial" w:hAnsi="Arial" w:cs="Arial"/>
          </w:rPr>
          <w:t xml:space="preserve">Alcohol </w:t>
        </w:r>
        <w:proofErr w:type="gramStart"/>
        <w:r w:rsidR="00E50083">
          <w:rPr>
            <w:rFonts w:ascii="Arial" w:hAnsi="Arial" w:cs="Arial"/>
          </w:rPr>
          <w:t>u</w:t>
        </w:r>
        <w:r w:rsidRPr="00E50083">
          <w:rPr>
            <w:rFonts w:ascii="Arial" w:hAnsi="Arial" w:cs="Arial"/>
          </w:rPr>
          <w:t>se</w:t>
        </w:r>
        <w:proofErr w:type="gramEnd"/>
        <w:r w:rsidRPr="00E50083">
          <w:rPr>
            <w:rFonts w:ascii="Arial" w:hAnsi="Arial" w:cs="Arial"/>
          </w:rPr>
          <w:t xml:space="preserve"> </w:t>
        </w:r>
        <w:r w:rsidR="00E50083">
          <w:rPr>
            <w:rFonts w:ascii="Arial" w:hAnsi="Arial" w:cs="Arial"/>
          </w:rPr>
          <w:t>c</w:t>
        </w:r>
        <w:r w:rsidRPr="00E50083">
          <w:rPr>
            <w:rFonts w:ascii="Arial" w:hAnsi="Arial" w:cs="Arial"/>
          </w:rPr>
          <w:t>haracteristics.</w:t>
        </w:r>
        <w:r w:rsidRPr="00A1169D">
          <w:rPr>
            <w:rFonts w:ascii="Arial" w:hAnsi="Arial" w:cs="Arial"/>
          </w:rPr>
          <w:t xml:space="preserve"> We created 21 features from baseline measures of alcohol use characteristics, including numeric features of DSM-5 AUD symptom count, craving, four abstinence self-efficacy subscales (negative affect, social, physical, and craving), number of individual alcohol counseling sessions, group alcohol counseling sessions, self-help meetings, and other mental health counseling sessions in the past 30 days, number of days in contact with supportive and unsupportive people in the past 30 days, and satisfaction with and confidence in their recovery over the past 30 days. We also created one-hot coded features for whether they have taken prescription medication for alcohol use disorder or mental health in the past 30 days and whether they had a goal of abstinence.</w:t>
        </w:r>
      </w:ins>
    </w:p>
    <w:p w14:paraId="67FCF1A6" w14:textId="149D4BB5" w:rsidR="0022083A" w:rsidRPr="00A1169D" w:rsidRDefault="00000000" w:rsidP="00A1169D">
      <w:pPr>
        <w:numPr>
          <w:ilvl w:val="0"/>
          <w:numId w:val="2"/>
        </w:numPr>
        <w:spacing w:after="0" w:line="480" w:lineRule="auto"/>
        <w:rPr>
          <w:ins w:id="213" w:author="Kendra Wyant" w:date="2026-04-29T15:51:00Z" w16du:dateUtc="2026-04-29T20:51:00Z"/>
          <w:rFonts w:ascii="Arial" w:hAnsi="Arial" w:cs="Arial"/>
        </w:rPr>
      </w:pPr>
      <w:ins w:id="214" w:author="Kendra Wyant" w:date="2026-04-29T15:51:00Z" w16du:dateUtc="2026-04-29T20:51:00Z">
        <w:r w:rsidRPr="00E50083">
          <w:rPr>
            <w:rFonts w:ascii="Arial" w:hAnsi="Arial" w:cs="Arial"/>
          </w:rPr>
          <w:lastRenderedPageBreak/>
          <w:t xml:space="preserve">Psychiatric and </w:t>
        </w:r>
        <w:r w:rsidR="00E50083">
          <w:rPr>
            <w:rFonts w:ascii="Arial" w:hAnsi="Arial" w:cs="Arial"/>
          </w:rPr>
          <w:t>p</w:t>
        </w:r>
        <w:r w:rsidRPr="00E50083">
          <w:rPr>
            <w:rFonts w:ascii="Arial" w:hAnsi="Arial" w:cs="Arial"/>
          </w:rPr>
          <w:t xml:space="preserve">ersonality </w:t>
        </w:r>
        <w:r w:rsidR="00E50083">
          <w:rPr>
            <w:rFonts w:ascii="Arial" w:hAnsi="Arial" w:cs="Arial"/>
          </w:rPr>
          <w:t>c</w:t>
        </w:r>
        <w:r w:rsidRPr="00E50083">
          <w:rPr>
            <w:rFonts w:ascii="Arial" w:hAnsi="Arial" w:cs="Arial"/>
          </w:rPr>
          <w:t>haracteristics</w:t>
        </w:r>
        <w:r w:rsidR="00E50083">
          <w:rPr>
            <w:rFonts w:ascii="Arial" w:hAnsi="Arial" w:cs="Arial"/>
          </w:rPr>
          <w:t>.</w:t>
        </w:r>
        <w:r w:rsidRPr="00A1169D">
          <w:rPr>
            <w:rFonts w:ascii="Arial" w:hAnsi="Arial" w:cs="Arial"/>
          </w:rPr>
          <w:t xml:space="preserve"> We created 6 numeric features </w:t>
        </w:r>
      </w:ins>
      <w:r w:rsidRPr="00A1169D">
        <w:rPr>
          <w:rFonts w:ascii="Arial" w:hAnsi="Arial" w:cs="Arial"/>
        </w:rPr>
        <w:t xml:space="preserve">from baseline </w:t>
      </w:r>
      <w:del w:id="215" w:author="Kendra Wyant" w:date="2026-04-29T15:51:00Z" w16du:dateUtc="2026-04-29T20:51:00Z">
        <w:r w:rsidRPr="0070264C">
          <w:rPr>
            <w:rFonts w:ascii="Arial" w:hAnsi="Arial" w:cs="Arial"/>
          </w:rPr>
          <w:delText xml:space="preserve">self-report measures collected at screening and intake visits. We also evaluated a comparison model that used only the baseline features. </w:delText>
        </w:r>
      </w:del>
      <w:ins w:id="216" w:author="Kendra Wyant" w:date="2026-04-29T15:51:00Z" w16du:dateUtc="2026-04-29T20:51:00Z">
        <w:r w:rsidRPr="00A1169D">
          <w:rPr>
            <w:rFonts w:ascii="Arial" w:hAnsi="Arial" w:cs="Arial"/>
          </w:rPr>
          <w:t>measures of broad psychiatric and personality traits, including higher order personality dimensions of positive emotionality, negative emotionality, and constraint and psychiatric comorbidities of depression, anxiety, and stress.</w:t>
        </w:r>
      </w:ins>
    </w:p>
    <w:p w14:paraId="6DCF694F" w14:textId="4302CE86" w:rsidR="0022083A" w:rsidRDefault="00000000" w:rsidP="00A1169D">
      <w:pPr>
        <w:pStyle w:val="FirstParagraph"/>
        <w:spacing w:after="0" w:line="480" w:lineRule="auto"/>
        <w:ind w:firstLine="360"/>
        <w:rPr>
          <w:ins w:id="217" w:author="Kendra Wyant" w:date="2026-04-29T15:51:00Z" w16du:dateUtc="2026-04-29T20:51:00Z"/>
          <w:rFonts w:ascii="Arial" w:hAnsi="Arial" w:cs="Arial"/>
        </w:rPr>
      </w:pPr>
      <w:r w:rsidRPr="00E50083">
        <w:rPr>
          <w:rFonts w:ascii="Arial" w:hAnsi="Arial" w:cs="Arial"/>
        </w:rPr>
        <w:t>Table 1</w:t>
      </w:r>
      <w:r w:rsidRPr="00A1169D">
        <w:rPr>
          <w:rFonts w:ascii="Arial" w:hAnsi="Arial" w:cs="Arial"/>
        </w:rPr>
        <w:t xml:space="preserve"> details the raw predictors, </w:t>
      </w:r>
      <w:ins w:id="218" w:author="Kendra Wyant" w:date="2026-04-29T15:51:00Z" w16du:dateUtc="2026-04-29T20:51:00Z">
        <w:r w:rsidRPr="00A1169D">
          <w:rPr>
            <w:rFonts w:ascii="Arial" w:hAnsi="Arial" w:cs="Arial"/>
          </w:rPr>
          <w:t xml:space="preserve">the feature set each predictor belongs to, </w:t>
        </w:r>
      </w:ins>
      <w:r w:rsidRPr="00A1169D">
        <w:rPr>
          <w:rFonts w:ascii="Arial" w:hAnsi="Arial" w:cs="Arial"/>
        </w:rPr>
        <w:t>feature engineering procedures</w:t>
      </w:r>
      <w:del w:id="219" w:author="Kendra Wyant" w:date="2026-04-29T15:51:00Z" w16du:dateUtc="2026-04-29T20:51:00Z">
        <w:r w:rsidRPr="0070264C">
          <w:rPr>
            <w:rFonts w:ascii="Arial" w:hAnsi="Arial" w:cs="Arial"/>
          </w:rPr>
          <w:delText>, and features included in the full vs. </w:delText>
        </w:r>
      </w:del>
      <w:ins w:id="220" w:author="Kendra Wyant" w:date="2026-04-29T15:51:00Z" w16du:dateUtc="2026-04-29T20:51:00Z">
        <w:r w:rsidRPr="00A1169D">
          <w:rPr>
            <w:rFonts w:ascii="Arial" w:hAnsi="Arial" w:cs="Arial"/>
          </w:rPr>
          <w:t xml:space="preserve"> used, scoring epochs (for cellular communication features only), and the total number of features derived from the raw predictor. We had no missing data across </w:t>
        </w:r>
      </w:ins>
      <w:r w:rsidRPr="00A1169D">
        <w:rPr>
          <w:rFonts w:ascii="Arial" w:hAnsi="Arial" w:cs="Arial"/>
        </w:rPr>
        <w:t xml:space="preserve">baseline </w:t>
      </w:r>
      <w:del w:id="221" w:author="Kendra Wyant" w:date="2026-04-29T15:51:00Z" w16du:dateUtc="2026-04-29T20:51:00Z">
        <w:r w:rsidRPr="0070264C">
          <w:rPr>
            <w:rFonts w:ascii="Arial" w:hAnsi="Arial" w:cs="Arial"/>
          </w:rPr>
          <w:delText>models.</w:delText>
        </w:r>
      </w:del>
      <w:ins w:id="222" w:author="Kendra Wyant" w:date="2026-04-29T15:51:00Z" w16du:dateUtc="2026-04-29T20:51:00Z">
        <w:r w:rsidRPr="00A1169D">
          <w:rPr>
            <w:rFonts w:ascii="Arial" w:hAnsi="Arial" w:cs="Arial"/>
          </w:rPr>
          <w:t>measures of demographics, alcohol use characteristics, and psychiatric and personality characteristics. If no cellular communication data were observed during a feature scoring epoch that feature was scored 0, thus there were also no missing data among cellular communication features.</w:t>
        </w:r>
      </w:ins>
      <w:r w:rsidRPr="00A1169D">
        <w:rPr>
          <w:rFonts w:ascii="Arial" w:hAnsi="Arial" w:cs="Arial"/>
        </w:rPr>
        <w:t xml:space="preserve"> Other feature engineering steps performed during cross-validation included </w:t>
      </w:r>
      <w:del w:id="223" w:author="Kendra Wyant" w:date="2026-04-29T15:51:00Z" w16du:dateUtc="2026-04-29T20:51:00Z">
        <w:r w:rsidRPr="0070264C">
          <w:rPr>
            <w:rFonts w:ascii="Arial" w:hAnsi="Arial" w:cs="Arial"/>
          </w:rPr>
          <w:delText xml:space="preserve">imputing missing values (median imputation for numeric features and mode imputation for nominal features), </w:delText>
        </w:r>
      </w:del>
      <w:r w:rsidRPr="00A1169D">
        <w:rPr>
          <w:rFonts w:ascii="Arial" w:hAnsi="Arial" w:cs="Arial"/>
        </w:rPr>
        <w:t>standardizing all features</w:t>
      </w:r>
      <w:del w:id="224" w:author="Kendra Wyant" w:date="2026-04-29T15:51:00Z" w16du:dateUtc="2026-04-29T20:51:00Z">
        <w:r w:rsidRPr="0070264C">
          <w:rPr>
            <w:rFonts w:ascii="Arial" w:hAnsi="Arial" w:cs="Arial"/>
          </w:rPr>
          <w:delText>,</w:delText>
        </w:r>
      </w:del>
      <w:r w:rsidRPr="00A1169D">
        <w:rPr>
          <w:rFonts w:ascii="Arial" w:hAnsi="Arial" w:cs="Arial"/>
        </w:rPr>
        <w:t xml:space="preserve"> and removing zero and near-zero variance features as determined from held-in data</w:t>
      </w:r>
      <w:ins w:id="225" w:author="Kendra Wyant" w:date="2026-04-29T15:51:00Z" w16du:dateUtc="2026-04-29T20:51:00Z">
        <w:r w:rsidRPr="00A1169D">
          <w:rPr>
            <w:rFonts w:ascii="Arial" w:hAnsi="Arial" w:cs="Arial"/>
          </w:rPr>
          <w:t xml:space="preserve"> (code for our full data pre-processing pipeline is available on our OSF page [(</w:t>
        </w:r>
        <w:r w:rsidR="0022083A">
          <w:fldChar w:fldCharType="begin"/>
        </w:r>
        <w:r w:rsidR="0022083A">
          <w:instrText>HYPERLINK "https://osf.io/wgpz9/" \h</w:instrText>
        </w:r>
        <w:r w:rsidR="0022083A">
          <w:fldChar w:fldCharType="separate"/>
        </w:r>
        <w:r w:rsidR="0022083A" w:rsidRPr="00A1169D">
          <w:rPr>
            <w:rStyle w:val="Hyperlink"/>
            <w:rFonts w:ascii="Arial" w:hAnsi="Arial" w:cs="Arial"/>
          </w:rPr>
          <w:t>https://osf.io/wgpz9/</w:t>
        </w:r>
        <w:r w:rsidR="0022083A">
          <w:fldChar w:fldCharType="end"/>
        </w:r>
        <w:r w:rsidRPr="00A1169D">
          <w:rPr>
            <w:rFonts w:ascii="Arial" w:hAnsi="Arial" w:cs="Arial"/>
          </w:rPr>
          <w:t>]).</w:t>
        </w:r>
      </w:ins>
    </w:p>
    <w:p w14:paraId="4092C5C7" w14:textId="22F73334" w:rsidR="00745A4E" w:rsidRPr="00745A4E" w:rsidRDefault="00745A4E" w:rsidP="00745A4E">
      <w:pPr>
        <w:pStyle w:val="BodyText"/>
        <w:rPr>
          <w:b/>
          <w:rPrChange w:id="226" w:author="Kendra Wyant" w:date="2026-04-29T15:51:00Z" w16du:dateUtc="2026-04-29T20:51:00Z">
            <w:rPr>
              <w:rFonts w:ascii="Arial" w:hAnsi="Arial"/>
            </w:rPr>
          </w:rPrChange>
        </w:rPr>
        <w:pPrChange w:id="227" w:author="Kendra Wyant" w:date="2026-04-29T15:51:00Z" w16du:dateUtc="2026-04-29T20:51:00Z">
          <w:pPr>
            <w:pStyle w:val="BodyText"/>
            <w:spacing w:after="0" w:line="480" w:lineRule="auto"/>
            <w:ind w:firstLine="720"/>
          </w:pPr>
        </w:pPrChange>
      </w:pPr>
      <w:ins w:id="228" w:author="Kendra Wyant" w:date="2026-04-29T15:51:00Z" w16du:dateUtc="2026-04-29T20:51:00Z">
        <w:r w:rsidRPr="00745A4E">
          <w:rPr>
            <w:rFonts w:ascii="Arial" w:hAnsi="Arial" w:cs="Arial"/>
            <w:b/>
            <w:bCs/>
          </w:rPr>
          <w:t>Table 1</w:t>
        </w:r>
        <w:r>
          <w:rPr>
            <w:rFonts w:ascii="Arial" w:hAnsi="Arial" w:cs="Arial"/>
            <w:b/>
            <w:bCs/>
          </w:rPr>
          <w:t>.</w:t>
        </w:r>
        <w:r w:rsidRPr="00745A4E">
          <w:rPr>
            <w:rFonts w:ascii="Arial" w:hAnsi="Arial" w:cs="Arial"/>
            <w:b/>
            <w:bCs/>
          </w:rPr>
          <w:t xml:space="preserve"> Raw Predictors, Response Options, Feature Engineering Methods, Feature Scoring Epochs and Total Number of Features for each feature set</w:t>
        </w:r>
      </w:ins>
      <w:r w:rsidRPr="00745A4E">
        <w:rPr>
          <w:rFonts w:ascii="Arial" w:hAnsi="Arial"/>
          <w:b/>
          <w:rPrChange w:id="229" w:author="Kendra Wyant" w:date="2026-04-29T15:51:00Z" w16du:dateUtc="2026-04-29T20:51:00Z">
            <w:rPr>
              <w:rFonts w:ascii="Arial" w:hAnsi="Arial"/>
            </w:rPr>
          </w:rPrChange>
        </w:rPr>
        <w:t>.</w:t>
      </w:r>
    </w:p>
    <w:tbl>
      <w:tblPr>
        <w:tblStyle w:val="Table"/>
        <w:tblW w:w="5000" w:type="pct"/>
        <w:tblLayout w:type="fixed"/>
        <w:tblLook w:val="0000" w:firstRow="0" w:lastRow="0" w:firstColumn="0" w:lastColumn="0" w:noHBand="0" w:noVBand="0"/>
        <w:tblPrChange w:id="230" w:author="Kendra Wyant" w:date="2026-04-29T15:51:00Z" w16du:dateUtc="2026-04-29T20:51:00Z">
          <w:tblPr>
            <w:tblStyle w:val="Table"/>
            <w:tblW w:w="9450" w:type="dxa"/>
            <w:tblLook w:val="0060" w:firstRow="1" w:lastRow="1" w:firstColumn="0" w:lastColumn="0" w:noHBand="0" w:noVBand="0"/>
          </w:tblPr>
        </w:tblPrChange>
      </w:tblPr>
      <w:tblGrid>
        <w:gridCol w:w="4691"/>
        <w:gridCol w:w="1091"/>
        <w:gridCol w:w="1090"/>
        <w:gridCol w:w="777"/>
        <w:gridCol w:w="777"/>
        <w:gridCol w:w="934"/>
        <w:tblGridChange w:id="231">
          <w:tblGrid>
            <w:gridCol w:w="108"/>
            <w:gridCol w:w="2047"/>
            <w:gridCol w:w="1750"/>
            <w:gridCol w:w="894"/>
            <w:gridCol w:w="774"/>
            <w:gridCol w:w="317"/>
            <w:gridCol w:w="1020"/>
            <w:gridCol w:w="70"/>
            <w:gridCol w:w="777"/>
            <w:gridCol w:w="322"/>
            <w:gridCol w:w="455"/>
            <w:gridCol w:w="916"/>
            <w:gridCol w:w="18"/>
          </w:tblGrid>
        </w:tblGridChange>
      </w:tblGrid>
      <w:tr w:rsidR="0022083A" w:rsidRPr="00A1169D" w14:paraId="6653A4F1" w14:textId="143E4A2A">
        <w:trPr>
          <w:trPrChange w:id="232" w:author="Kendra Wyant" w:date="2026-04-29T15:51:00Z" w16du:dateUtc="2026-04-29T20:51:00Z">
            <w:trPr>
              <w:gridAfter w:val="0"/>
              <w:tblHeader/>
            </w:trPr>
          </w:trPrChange>
        </w:trPr>
        <w:tc>
          <w:tcPr>
            <w:tcW w:w="7920" w:type="dxa"/>
            <w:tcPrChange w:id="233" w:author="Kendra Wyant" w:date="2026-04-29T15:51:00Z" w16du:dateUtc="2026-04-29T20:51:00Z">
              <w:tcPr>
                <w:tcW w:w="2250" w:type="dxa"/>
                <w:gridSpan w:val="2"/>
                <w:tcBorders>
                  <w:top w:val="single" w:sz="12" w:space="0" w:color="auto"/>
                  <w:bottom w:val="single" w:sz="8" w:space="0" w:color="auto"/>
                </w:tcBorders>
              </w:tcPr>
            </w:tcPrChange>
          </w:tcPr>
          <w:tbl>
            <w:tblPr>
              <w:tblStyle w:val="Table"/>
              <w:tblW w:w="9450" w:type="dxa"/>
              <w:tblLook w:val="0060" w:firstRow="1" w:lastRow="1" w:firstColumn="0" w:lastColumn="0" w:noHBand="0" w:noVBand="0"/>
            </w:tblPr>
            <w:tblGrid>
              <w:gridCol w:w="1890"/>
              <w:gridCol w:w="1890"/>
              <w:gridCol w:w="1350"/>
              <w:gridCol w:w="1890"/>
              <w:gridCol w:w="1260"/>
              <w:gridCol w:w="1170"/>
            </w:tblGrid>
            <w:tr w:rsidR="0022083A" w:rsidRPr="00A1169D" w14:paraId="171DF944" w14:textId="77777777" w:rsidTr="00A1169D">
              <w:trPr>
                <w:cnfStyle w:val="100000000000" w:firstRow="1" w:lastRow="0" w:firstColumn="0" w:lastColumn="0" w:oddVBand="0" w:evenVBand="0" w:oddHBand="0" w:evenHBand="0" w:firstRowFirstColumn="0" w:firstRowLastColumn="0" w:lastRowFirstColumn="0" w:lastRowLastColumn="0"/>
                <w:tblHeader/>
                <w:ins w:id="234" w:author="Kendra Wyant" w:date="2026-04-29T15:51:00Z" w16du:dateUtc="2026-04-29T20:51:00Z"/>
              </w:trPr>
              <w:tc>
                <w:tcPr>
                  <w:tcW w:w="1890" w:type="dxa"/>
                  <w:tcBorders>
                    <w:top w:val="single" w:sz="12" w:space="0" w:color="auto"/>
                    <w:bottom w:val="single" w:sz="2" w:space="0" w:color="auto"/>
                  </w:tcBorders>
                </w:tcPr>
                <w:p w14:paraId="4907ED24" w14:textId="77777777" w:rsidR="0022083A" w:rsidRPr="00A1169D" w:rsidRDefault="00896A56">
                  <w:pPr>
                    <w:pStyle w:val="Compact"/>
                    <w:jc w:val="center"/>
                    <w:rPr>
                      <w:ins w:id="235" w:author="Kendra Wyant" w:date="2026-04-29T15:51:00Z" w16du:dateUtc="2026-04-29T20:51:00Z"/>
                      <w:rFonts w:ascii="Arial" w:hAnsi="Arial" w:cs="Arial"/>
                    </w:rPr>
                  </w:pPr>
                  <w:bookmarkStart w:id="236" w:name="tbl-1"/>
                  <w:del w:id="237" w:author="Kendra Wyant" w:date="2026-04-29T15:51:00Z" w16du:dateUtc="2026-04-29T20:51:00Z">
                    <w:r w:rsidRPr="00B71905">
                      <w:rPr>
                        <w:rFonts w:ascii="Arial" w:hAnsi="Arial" w:cs="Arial"/>
                      </w:rPr>
                      <w:delText>Raw Predictor</w:delText>
                    </w:r>
                  </w:del>
                  <w:ins w:id="238" w:author="Kendra Wyant" w:date="2026-04-29T15:51:00Z" w16du:dateUtc="2026-04-29T20:51:00Z">
                    <w:r w:rsidR="00000000" w:rsidRPr="00A1169D">
                      <w:rPr>
                        <w:rFonts w:ascii="Arial" w:hAnsi="Arial" w:cs="Arial"/>
                      </w:rPr>
                      <w:t>Raw Predictor</w:t>
                    </w:r>
                  </w:ins>
                </w:p>
              </w:tc>
              <w:tc>
                <w:tcPr>
                  <w:tcW w:w="1890" w:type="dxa"/>
                  <w:tcBorders>
                    <w:top w:val="single" w:sz="12" w:space="0" w:color="auto"/>
                    <w:bottom w:val="single" w:sz="2" w:space="0" w:color="auto"/>
                  </w:tcBorders>
                </w:tcPr>
                <w:p w14:paraId="50215837" w14:textId="77777777" w:rsidR="0022083A" w:rsidRPr="00A1169D" w:rsidRDefault="00000000">
                  <w:pPr>
                    <w:pStyle w:val="Compact"/>
                    <w:jc w:val="center"/>
                    <w:rPr>
                      <w:ins w:id="239" w:author="Kendra Wyant" w:date="2026-04-29T15:51:00Z" w16du:dateUtc="2026-04-29T20:51:00Z"/>
                      <w:rFonts w:ascii="Arial" w:hAnsi="Arial" w:cs="Arial"/>
                    </w:rPr>
                  </w:pPr>
                  <w:ins w:id="240" w:author="Kendra Wyant" w:date="2026-04-29T15:51:00Z" w16du:dateUtc="2026-04-29T20:51:00Z">
                    <w:r w:rsidRPr="00A1169D">
                      <w:rPr>
                        <w:rFonts w:ascii="Arial" w:hAnsi="Arial" w:cs="Arial"/>
                      </w:rPr>
                      <w:t>Feature Set</w:t>
                    </w:r>
                  </w:ins>
                </w:p>
              </w:tc>
              <w:tc>
                <w:tcPr>
                  <w:tcW w:w="1350" w:type="dxa"/>
                  <w:tcBorders>
                    <w:top w:val="single" w:sz="12" w:space="0" w:color="auto"/>
                    <w:bottom w:val="single" w:sz="2" w:space="0" w:color="auto"/>
                  </w:tcBorders>
                </w:tcPr>
                <w:p w14:paraId="2A422387" w14:textId="77777777" w:rsidR="0022083A" w:rsidRPr="00A1169D" w:rsidRDefault="00000000">
                  <w:pPr>
                    <w:pStyle w:val="Compact"/>
                    <w:jc w:val="center"/>
                    <w:rPr>
                      <w:ins w:id="241" w:author="Kendra Wyant" w:date="2026-04-29T15:51:00Z" w16du:dateUtc="2026-04-29T20:51:00Z"/>
                      <w:rFonts w:ascii="Arial" w:hAnsi="Arial" w:cs="Arial"/>
                    </w:rPr>
                  </w:pPr>
                  <w:ins w:id="242" w:author="Kendra Wyant" w:date="2026-04-29T15:51:00Z" w16du:dateUtc="2026-04-29T20:51:00Z">
                    <w:r w:rsidRPr="00A1169D">
                      <w:rPr>
                        <w:rFonts w:ascii="Arial" w:hAnsi="Arial" w:cs="Arial"/>
                      </w:rPr>
                      <w:t>Response Options</w:t>
                    </w:r>
                  </w:ins>
                </w:p>
              </w:tc>
              <w:tc>
                <w:tcPr>
                  <w:tcW w:w="1890" w:type="dxa"/>
                  <w:tcBorders>
                    <w:top w:val="single" w:sz="12" w:space="0" w:color="auto"/>
                    <w:bottom w:val="single" w:sz="2" w:space="0" w:color="auto"/>
                  </w:tcBorders>
                </w:tcPr>
                <w:p w14:paraId="4659BAF3" w14:textId="77777777" w:rsidR="0022083A" w:rsidRPr="00A1169D" w:rsidRDefault="00000000">
                  <w:pPr>
                    <w:pStyle w:val="Compact"/>
                    <w:jc w:val="center"/>
                    <w:rPr>
                      <w:ins w:id="243" w:author="Kendra Wyant" w:date="2026-04-29T15:51:00Z" w16du:dateUtc="2026-04-29T20:51:00Z"/>
                      <w:rFonts w:ascii="Arial" w:hAnsi="Arial" w:cs="Arial"/>
                    </w:rPr>
                  </w:pPr>
                  <w:ins w:id="244" w:author="Kendra Wyant" w:date="2026-04-29T15:51:00Z" w16du:dateUtc="2026-04-29T20:51:00Z">
                    <w:r w:rsidRPr="00A1169D">
                      <w:rPr>
                        <w:rFonts w:ascii="Arial" w:hAnsi="Arial" w:cs="Arial"/>
                      </w:rPr>
                      <w:t>Feature Engineering</w:t>
                    </w:r>
                  </w:ins>
                </w:p>
              </w:tc>
              <w:tc>
                <w:tcPr>
                  <w:tcW w:w="1260" w:type="dxa"/>
                  <w:tcBorders>
                    <w:top w:val="single" w:sz="12" w:space="0" w:color="auto"/>
                    <w:bottom w:val="single" w:sz="2" w:space="0" w:color="auto"/>
                  </w:tcBorders>
                </w:tcPr>
                <w:p w14:paraId="7B65CBFF" w14:textId="77777777" w:rsidR="0022083A" w:rsidRPr="00A1169D" w:rsidRDefault="00000000">
                  <w:pPr>
                    <w:pStyle w:val="Compact"/>
                    <w:jc w:val="center"/>
                    <w:rPr>
                      <w:ins w:id="245" w:author="Kendra Wyant" w:date="2026-04-29T15:51:00Z" w16du:dateUtc="2026-04-29T20:51:00Z"/>
                      <w:rFonts w:ascii="Arial" w:hAnsi="Arial" w:cs="Arial"/>
                    </w:rPr>
                  </w:pPr>
                  <w:ins w:id="246" w:author="Kendra Wyant" w:date="2026-04-29T15:51:00Z" w16du:dateUtc="2026-04-29T20:51:00Z">
                    <w:r w:rsidRPr="00A1169D">
                      <w:rPr>
                        <w:rFonts w:ascii="Arial" w:hAnsi="Arial" w:cs="Arial"/>
                      </w:rPr>
                      <w:t>Feature Scoring Epochs</w:t>
                    </w:r>
                  </w:ins>
                </w:p>
              </w:tc>
              <w:tc>
                <w:tcPr>
                  <w:tcW w:w="1170" w:type="dxa"/>
                  <w:tcBorders>
                    <w:top w:val="single" w:sz="12" w:space="0" w:color="auto"/>
                    <w:bottom w:val="single" w:sz="2" w:space="0" w:color="auto"/>
                  </w:tcBorders>
                </w:tcPr>
                <w:p w14:paraId="0B500008" w14:textId="77777777" w:rsidR="0022083A" w:rsidRPr="00A1169D" w:rsidRDefault="00000000">
                  <w:pPr>
                    <w:pStyle w:val="Compact"/>
                    <w:jc w:val="center"/>
                    <w:rPr>
                      <w:ins w:id="247" w:author="Kendra Wyant" w:date="2026-04-29T15:51:00Z" w16du:dateUtc="2026-04-29T20:51:00Z"/>
                      <w:rFonts w:ascii="Arial" w:hAnsi="Arial" w:cs="Arial"/>
                    </w:rPr>
                  </w:pPr>
                  <w:ins w:id="248" w:author="Kendra Wyant" w:date="2026-04-29T15:51:00Z" w16du:dateUtc="2026-04-29T20:51:00Z">
                    <w:r w:rsidRPr="00A1169D">
                      <w:rPr>
                        <w:rFonts w:ascii="Arial" w:hAnsi="Arial" w:cs="Arial"/>
                      </w:rPr>
                      <w:t>Total Features</w:t>
                    </w:r>
                  </w:ins>
                </w:p>
              </w:tc>
            </w:tr>
            <w:tr w:rsidR="0022083A" w:rsidRPr="00A1169D" w14:paraId="468B6170" w14:textId="77777777" w:rsidTr="00A1169D">
              <w:trPr>
                <w:ins w:id="249" w:author="Kendra Wyant" w:date="2026-04-29T15:51:00Z" w16du:dateUtc="2026-04-29T20:51:00Z"/>
              </w:trPr>
              <w:tc>
                <w:tcPr>
                  <w:tcW w:w="1890" w:type="dxa"/>
                  <w:tcBorders>
                    <w:top w:val="single" w:sz="2" w:space="0" w:color="auto"/>
                  </w:tcBorders>
                </w:tcPr>
                <w:p w14:paraId="73F06EAE" w14:textId="77777777" w:rsidR="0022083A" w:rsidRPr="00A1169D" w:rsidRDefault="00000000" w:rsidP="00A1169D">
                  <w:pPr>
                    <w:pStyle w:val="Compact"/>
                    <w:rPr>
                      <w:ins w:id="250" w:author="Kendra Wyant" w:date="2026-04-29T15:51:00Z" w16du:dateUtc="2026-04-29T20:51:00Z"/>
                      <w:rFonts w:ascii="Arial" w:hAnsi="Arial" w:cs="Arial"/>
                    </w:rPr>
                  </w:pPr>
                  <w:ins w:id="251" w:author="Kendra Wyant" w:date="2026-04-29T15:51:00Z" w16du:dateUtc="2026-04-29T20:51:00Z">
                    <w:r w:rsidRPr="00A1169D">
                      <w:rPr>
                        <w:rFonts w:ascii="Arial" w:hAnsi="Arial" w:cs="Arial"/>
                      </w:rPr>
                      <w:t>Originated</w:t>
                    </w:r>
                  </w:ins>
                </w:p>
              </w:tc>
              <w:tc>
                <w:tcPr>
                  <w:tcW w:w="1890" w:type="dxa"/>
                  <w:tcBorders>
                    <w:top w:val="single" w:sz="2" w:space="0" w:color="auto"/>
                  </w:tcBorders>
                </w:tcPr>
                <w:p w14:paraId="69D30644" w14:textId="77777777" w:rsidR="0022083A" w:rsidRPr="00A1169D" w:rsidRDefault="00000000" w:rsidP="00A1169D">
                  <w:pPr>
                    <w:pStyle w:val="Compact"/>
                    <w:rPr>
                      <w:ins w:id="252" w:author="Kendra Wyant" w:date="2026-04-29T15:51:00Z" w16du:dateUtc="2026-04-29T20:51:00Z"/>
                      <w:rFonts w:ascii="Arial" w:hAnsi="Arial" w:cs="Arial"/>
                    </w:rPr>
                  </w:pPr>
                  <w:ins w:id="253" w:author="Kendra Wyant" w:date="2026-04-29T15:51:00Z" w16du:dateUtc="2026-04-29T20:51:00Z">
                    <w:r w:rsidRPr="00A1169D">
                      <w:rPr>
                        <w:rFonts w:ascii="Arial" w:hAnsi="Arial" w:cs="Arial"/>
                      </w:rPr>
                      <w:t xml:space="preserve">Cellular </w:t>
                    </w:r>
                    <w:r w:rsidRPr="00A1169D">
                      <w:rPr>
                        <w:rFonts w:ascii="Arial" w:hAnsi="Arial" w:cs="Arial"/>
                      </w:rPr>
                      <w:lastRenderedPageBreak/>
                      <w:t>communication</w:t>
                    </w:r>
                  </w:ins>
                </w:p>
              </w:tc>
              <w:tc>
                <w:tcPr>
                  <w:tcW w:w="1350" w:type="dxa"/>
                  <w:tcBorders>
                    <w:top w:val="single" w:sz="2" w:space="0" w:color="auto"/>
                  </w:tcBorders>
                </w:tcPr>
                <w:p w14:paraId="5FA43EAF" w14:textId="77777777" w:rsidR="0022083A" w:rsidRPr="00A1169D" w:rsidRDefault="00000000" w:rsidP="00A1169D">
                  <w:pPr>
                    <w:pStyle w:val="Compact"/>
                    <w:rPr>
                      <w:ins w:id="254" w:author="Kendra Wyant" w:date="2026-04-29T15:51:00Z" w16du:dateUtc="2026-04-29T20:51:00Z"/>
                      <w:rFonts w:ascii="Arial" w:hAnsi="Arial" w:cs="Arial"/>
                    </w:rPr>
                  </w:pPr>
                  <w:ins w:id="255" w:author="Kendra Wyant" w:date="2026-04-29T15:51:00Z" w16du:dateUtc="2026-04-29T20:51:00Z">
                    <w:r w:rsidRPr="00A1169D">
                      <w:rPr>
                        <w:rFonts w:ascii="Arial" w:hAnsi="Arial" w:cs="Arial"/>
                      </w:rPr>
                      <w:lastRenderedPageBreak/>
                      <w:t xml:space="preserve">Incoming, </w:t>
                    </w:r>
                    <w:r w:rsidRPr="00A1169D">
                      <w:rPr>
                        <w:rFonts w:ascii="Arial" w:hAnsi="Arial" w:cs="Arial"/>
                      </w:rPr>
                      <w:lastRenderedPageBreak/>
                      <w:t>outgoing</w:t>
                    </w:r>
                  </w:ins>
                </w:p>
              </w:tc>
              <w:tc>
                <w:tcPr>
                  <w:tcW w:w="1890" w:type="dxa"/>
                  <w:tcBorders>
                    <w:top w:val="single" w:sz="2" w:space="0" w:color="auto"/>
                  </w:tcBorders>
                </w:tcPr>
                <w:p w14:paraId="3B05B390" w14:textId="77777777" w:rsidR="0022083A" w:rsidRPr="00A1169D" w:rsidRDefault="00000000" w:rsidP="00A1169D">
                  <w:pPr>
                    <w:pStyle w:val="Compact"/>
                    <w:rPr>
                      <w:ins w:id="256" w:author="Kendra Wyant" w:date="2026-04-29T15:51:00Z" w16du:dateUtc="2026-04-29T20:51:00Z"/>
                      <w:rFonts w:ascii="Arial" w:hAnsi="Arial" w:cs="Arial"/>
                    </w:rPr>
                  </w:pPr>
                  <w:ins w:id="257" w:author="Kendra Wyant" w:date="2026-04-29T15:51:00Z" w16du:dateUtc="2026-04-29T20:51:00Z">
                    <w:r w:rsidRPr="00A1169D">
                      <w:rPr>
                        <w:rFonts w:ascii="Arial" w:hAnsi="Arial" w:cs="Arial"/>
                      </w:rPr>
                      <w:lastRenderedPageBreak/>
                      <w:t xml:space="preserve">Difference and </w:t>
                    </w:r>
                    <w:r w:rsidRPr="00A1169D">
                      <w:rPr>
                        <w:rFonts w:ascii="Arial" w:hAnsi="Arial" w:cs="Arial"/>
                      </w:rPr>
                      <w:lastRenderedPageBreak/>
                      <w:t xml:space="preserve">raw rate </w:t>
                    </w:r>
                    <w:proofErr w:type="gramStart"/>
                    <w:r w:rsidRPr="00A1169D">
                      <w:rPr>
                        <w:rFonts w:ascii="Arial" w:hAnsi="Arial" w:cs="Arial"/>
                      </w:rPr>
                      <w:t>counts</w:t>
                    </w:r>
                    <w:proofErr w:type="gramEnd"/>
                    <w:r w:rsidRPr="00A1169D">
                      <w:rPr>
                        <w:rFonts w:ascii="Arial" w:hAnsi="Arial" w:cs="Arial"/>
                      </w:rPr>
                      <w:t xml:space="preserve"> for text messages and voice calls</w:t>
                    </w:r>
                  </w:ins>
                </w:p>
              </w:tc>
              <w:tc>
                <w:tcPr>
                  <w:tcW w:w="1260" w:type="dxa"/>
                  <w:tcBorders>
                    <w:top w:val="single" w:sz="2" w:space="0" w:color="auto"/>
                  </w:tcBorders>
                </w:tcPr>
                <w:p w14:paraId="64C67C0B" w14:textId="23530D2C" w:rsidR="0022083A" w:rsidRPr="00A1169D" w:rsidRDefault="00000000" w:rsidP="00A1169D">
                  <w:pPr>
                    <w:pStyle w:val="Compact"/>
                    <w:rPr>
                      <w:ins w:id="258" w:author="Kendra Wyant" w:date="2026-04-29T15:51:00Z" w16du:dateUtc="2026-04-29T20:51:00Z"/>
                      <w:rFonts w:ascii="Arial" w:hAnsi="Arial" w:cs="Arial"/>
                    </w:rPr>
                  </w:pPr>
                  <w:ins w:id="259" w:author="Kendra Wyant" w:date="2026-04-29T15:51:00Z" w16du:dateUtc="2026-04-29T20:51:00Z">
                    <w:r w:rsidRPr="00A1169D">
                      <w:rPr>
                        <w:rFonts w:ascii="Arial" w:hAnsi="Arial" w:cs="Arial"/>
                      </w:rPr>
                      <w:lastRenderedPageBreak/>
                      <w:t xml:space="preserve">24 </w:t>
                    </w:r>
                    <w:r w:rsidR="00A1169D">
                      <w:rPr>
                        <w:rFonts w:ascii="Arial" w:hAnsi="Arial" w:cs="Arial"/>
                      </w:rPr>
                      <w:t xml:space="preserve">hours </w:t>
                    </w:r>
                    <w:r w:rsidRPr="00A1169D">
                      <w:rPr>
                        <w:rFonts w:ascii="Arial" w:hAnsi="Arial" w:cs="Arial"/>
                      </w:rPr>
                      <w:lastRenderedPageBreak/>
                      <w:t>and 1 week</w:t>
                    </w:r>
                  </w:ins>
                </w:p>
              </w:tc>
              <w:tc>
                <w:tcPr>
                  <w:tcW w:w="1170" w:type="dxa"/>
                  <w:tcBorders>
                    <w:top w:val="single" w:sz="2" w:space="0" w:color="auto"/>
                  </w:tcBorders>
                </w:tcPr>
                <w:p w14:paraId="2D919EF1" w14:textId="77777777" w:rsidR="0022083A" w:rsidRPr="00A1169D" w:rsidRDefault="00000000" w:rsidP="00A1169D">
                  <w:pPr>
                    <w:pStyle w:val="Compact"/>
                    <w:rPr>
                      <w:ins w:id="260" w:author="Kendra Wyant" w:date="2026-04-29T15:51:00Z" w16du:dateUtc="2026-04-29T20:51:00Z"/>
                      <w:rFonts w:ascii="Arial" w:hAnsi="Arial" w:cs="Arial"/>
                    </w:rPr>
                  </w:pPr>
                  <w:ins w:id="261" w:author="Kendra Wyant" w:date="2026-04-29T15:51:00Z" w16du:dateUtc="2026-04-29T20:51:00Z">
                    <w:r w:rsidRPr="00A1169D">
                      <w:rPr>
                        <w:rFonts w:ascii="Arial" w:hAnsi="Arial" w:cs="Arial"/>
                      </w:rPr>
                      <w:lastRenderedPageBreak/>
                      <w:t>16</w:t>
                    </w:r>
                  </w:ins>
                </w:p>
              </w:tc>
            </w:tr>
            <w:tr w:rsidR="0022083A" w:rsidRPr="00A1169D" w14:paraId="0D7E96DD" w14:textId="77777777" w:rsidTr="00A1169D">
              <w:trPr>
                <w:ins w:id="262" w:author="Kendra Wyant" w:date="2026-04-29T15:51:00Z" w16du:dateUtc="2026-04-29T20:51:00Z"/>
              </w:trPr>
              <w:tc>
                <w:tcPr>
                  <w:tcW w:w="1890" w:type="dxa"/>
                </w:tcPr>
                <w:p w14:paraId="6C25D004" w14:textId="77777777" w:rsidR="0022083A" w:rsidRPr="00A1169D" w:rsidRDefault="00000000" w:rsidP="00A1169D">
                  <w:pPr>
                    <w:pStyle w:val="Compact"/>
                    <w:rPr>
                      <w:ins w:id="263" w:author="Kendra Wyant" w:date="2026-04-29T15:51:00Z" w16du:dateUtc="2026-04-29T20:51:00Z"/>
                      <w:rFonts w:ascii="Arial" w:hAnsi="Arial" w:cs="Arial"/>
                    </w:rPr>
                  </w:pPr>
                  <w:ins w:id="264" w:author="Kendra Wyant" w:date="2026-04-29T15:51:00Z" w16du:dateUtc="2026-04-29T20:51:00Z">
                    <w:r w:rsidRPr="00A1169D">
                      <w:rPr>
                        <w:rFonts w:ascii="Arial" w:hAnsi="Arial" w:cs="Arial"/>
                      </w:rPr>
                      <w:t>Call duration</w:t>
                    </w:r>
                  </w:ins>
                </w:p>
              </w:tc>
              <w:tc>
                <w:tcPr>
                  <w:tcW w:w="1890" w:type="dxa"/>
                </w:tcPr>
                <w:p w14:paraId="01AA0A7D" w14:textId="77777777" w:rsidR="0022083A" w:rsidRPr="00A1169D" w:rsidRDefault="00000000" w:rsidP="00A1169D">
                  <w:pPr>
                    <w:pStyle w:val="Compact"/>
                    <w:rPr>
                      <w:ins w:id="265" w:author="Kendra Wyant" w:date="2026-04-29T15:51:00Z" w16du:dateUtc="2026-04-29T20:51:00Z"/>
                      <w:rFonts w:ascii="Arial" w:hAnsi="Arial" w:cs="Arial"/>
                    </w:rPr>
                  </w:pPr>
                  <w:ins w:id="266" w:author="Kendra Wyant" w:date="2026-04-29T15:51:00Z" w16du:dateUtc="2026-04-29T20:51:00Z">
                    <w:r w:rsidRPr="00A1169D">
                      <w:rPr>
                        <w:rFonts w:ascii="Arial" w:hAnsi="Arial" w:cs="Arial"/>
                      </w:rPr>
                      <w:t>Cellular communication</w:t>
                    </w:r>
                  </w:ins>
                </w:p>
              </w:tc>
              <w:tc>
                <w:tcPr>
                  <w:tcW w:w="1350" w:type="dxa"/>
                </w:tcPr>
                <w:p w14:paraId="73611993" w14:textId="77777777" w:rsidR="0022083A" w:rsidRPr="00A1169D" w:rsidRDefault="00000000" w:rsidP="00A1169D">
                  <w:pPr>
                    <w:pStyle w:val="Compact"/>
                    <w:rPr>
                      <w:ins w:id="267" w:author="Kendra Wyant" w:date="2026-04-29T15:51:00Z" w16du:dateUtc="2026-04-29T20:51:00Z"/>
                      <w:rFonts w:ascii="Arial" w:hAnsi="Arial" w:cs="Arial"/>
                    </w:rPr>
                  </w:pPr>
                  <w:ins w:id="268" w:author="Kendra Wyant" w:date="2026-04-29T15:51:00Z" w16du:dateUtc="2026-04-29T20:51:00Z">
                    <w:r w:rsidRPr="00A1169D">
                      <w:rPr>
                        <w:rFonts w:ascii="Arial" w:hAnsi="Arial" w:cs="Arial"/>
                      </w:rPr>
                      <w:t>Duration (in minutes)</w:t>
                    </w:r>
                  </w:ins>
                </w:p>
              </w:tc>
              <w:tc>
                <w:tcPr>
                  <w:tcW w:w="1890" w:type="dxa"/>
                </w:tcPr>
                <w:p w14:paraId="6F1F1722" w14:textId="77777777" w:rsidR="0022083A" w:rsidRPr="00A1169D" w:rsidRDefault="00000000" w:rsidP="00A1169D">
                  <w:pPr>
                    <w:pStyle w:val="Compact"/>
                    <w:rPr>
                      <w:ins w:id="269" w:author="Kendra Wyant" w:date="2026-04-29T15:51:00Z" w16du:dateUtc="2026-04-29T20:51:00Z"/>
                      <w:rFonts w:ascii="Arial" w:hAnsi="Arial" w:cs="Arial"/>
                    </w:rPr>
                  </w:pPr>
                  <w:ins w:id="270" w:author="Kendra Wyant" w:date="2026-04-29T15:51:00Z" w16du:dateUtc="2026-04-29T20:51:00Z">
                    <w:r w:rsidRPr="00A1169D">
                      <w:rPr>
                        <w:rFonts w:ascii="Arial" w:hAnsi="Arial" w:cs="Arial"/>
                      </w:rPr>
                      <w:t>Difference and raw rate sums of duration, difference and raw most recent duration</w:t>
                    </w:r>
                  </w:ins>
                </w:p>
              </w:tc>
              <w:tc>
                <w:tcPr>
                  <w:tcW w:w="1260" w:type="dxa"/>
                </w:tcPr>
                <w:p w14:paraId="16C76CF7" w14:textId="1AC8093C" w:rsidR="0022083A" w:rsidRPr="00A1169D" w:rsidRDefault="00000000" w:rsidP="00A1169D">
                  <w:pPr>
                    <w:pStyle w:val="Compact"/>
                    <w:rPr>
                      <w:ins w:id="271" w:author="Kendra Wyant" w:date="2026-04-29T15:51:00Z" w16du:dateUtc="2026-04-29T20:51:00Z"/>
                      <w:rFonts w:ascii="Arial" w:hAnsi="Arial" w:cs="Arial"/>
                    </w:rPr>
                  </w:pPr>
                  <w:ins w:id="272" w:author="Kendra Wyant" w:date="2026-04-29T15:51:00Z" w16du:dateUtc="2026-04-29T20:51:00Z">
                    <w:r w:rsidRPr="00A1169D">
                      <w:rPr>
                        <w:rFonts w:ascii="Arial" w:hAnsi="Arial" w:cs="Arial"/>
                      </w:rPr>
                      <w:t xml:space="preserve">24 </w:t>
                    </w:r>
                    <w:r w:rsidR="00A1169D">
                      <w:rPr>
                        <w:rFonts w:ascii="Arial" w:hAnsi="Arial" w:cs="Arial"/>
                      </w:rPr>
                      <w:t xml:space="preserve">hours </w:t>
                    </w:r>
                    <w:r w:rsidRPr="00A1169D">
                      <w:rPr>
                        <w:rFonts w:ascii="Arial" w:hAnsi="Arial" w:cs="Arial"/>
                      </w:rPr>
                      <w:t>and 1 week</w:t>
                    </w:r>
                  </w:ins>
                </w:p>
              </w:tc>
              <w:tc>
                <w:tcPr>
                  <w:tcW w:w="1170" w:type="dxa"/>
                </w:tcPr>
                <w:p w14:paraId="7BABEBB6" w14:textId="77777777" w:rsidR="0022083A" w:rsidRPr="00A1169D" w:rsidRDefault="00000000" w:rsidP="00A1169D">
                  <w:pPr>
                    <w:pStyle w:val="Compact"/>
                    <w:rPr>
                      <w:ins w:id="273" w:author="Kendra Wyant" w:date="2026-04-29T15:51:00Z" w16du:dateUtc="2026-04-29T20:51:00Z"/>
                      <w:rFonts w:ascii="Arial" w:hAnsi="Arial" w:cs="Arial"/>
                    </w:rPr>
                  </w:pPr>
                  <w:ins w:id="274" w:author="Kendra Wyant" w:date="2026-04-29T15:51:00Z" w16du:dateUtc="2026-04-29T20:51:00Z">
                    <w:r w:rsidRPr="00A1169D">
                      <w:rPr>
                        <w:rFonts w:ascii="Arial" w:hAnsi="Arial" w:cs="Arial"/>
                      </w:rPr>
                      <w:t>6</w:t>
                    </w:r>
                  </w:ins>
                </w:p>
              </w:tc>
            </w:tr>
            <w:tr w:rsidR="0022083A" w:rsidRPr="00A1169D" w14:paraId="34B02D49" w14:textId="77777777" w:rsidTr="00A1169D">
              <w:trPr>
                <w:ins w:id="275" w:author="Kendra Wyant" w:date="2026-04-29T15:51:00Z" w16du:dateUtc="2026-04-29T20:51:00Z"/>
              </w:trPr>
              <w:tc>
                <w:tcPr>
                  <w:tcW w:w="1890" w:type="dxa"/>
                </w:tcPr>
                <w:p w14:paraId="4C6E4592" w14:textId="77777777" w:rsidR="0022083A" w:rsidRPr="00A1169D" w:rsidRDefault="00000000" w:rsidP="00A1169D">
                  <w:pPr>
                    <w:pStyle w:val="Compact"/>
                    <w:rPr>
                      <w:ins w:id="276" w:author="Kendra Wyant" w:date="2026-04-29T15:51:00Z" w16du:dateUtc="2026-04-29T20:51:00Z"/>
                      <w:rFonts w:ascii="Arial" w:hAnsi="Arial" w:cs="Arial"/>
                    </w:rPr>
                  </w:pPr>
                  <w:ins w:id="277" w:author="Kendra Wyant" w:date="2026-04-29T15:51:00Z" w16du:dateUtc="2026-04-29T20:51:00Z">
                    <w:r w:rsidRPr="00A1169D">
                      <w:rPr>
                        <w:rFonts w:ascii="Arial" w:hAnsi="Arial" w:cs="Arial"/>
                      </w:rPr>
                      <w:t>Call answered</w:t>
                    </w:r>
                  </w:ins>
                </w:p>
              </w:tc>
              <w:tc>
                <w:tcPr>
                  <w:tcW w:w="1890" w:type="dxa"/>
                </w:tcPr>
                <w:p w14:paraId="3D6FCF1A" w14:textId="77777777" w:rsidR="0022083A" w:rsidRPr="00A1169D" w:rsidRDefault="00000000" w:rsidP="00A1169D">
                  <w:pPr>
                    <w:pStyle w:val="Compact"/>
                    <w:rPr>
                      <w:ins w:id="278" w:author="Kendra Wyant" w:date="2026-04-29T15:51:00Z" w16du:dateUtc="2026-04-29T20:51:00Z"/>
                      <w:rFonts w:ascii="Arial" w:hAnsi="Arial" w:cs="Arial"/>
                    </w:rPr>
                  </w:pPr>
                  <w:ins w:id="279" w:author="Kendra Wyant" w:date="2026-04-29T15:51:00Z" w16du:dateUtc="2026-04-29T20:51:00Z">
                    <w:r w:rsidRPr="00A1169D">
                      <w:rPr>
                        <w:rFonts w:ascii="Arial" w:hAnsi="Arial" w:cs="Arial"/>
                      </w:rPr>
                      <w:t>Cellular communication</w:t>
                    </w:r>
                  </w:ins>
                </w:p>
              </w:tc>
              <w:tc>
                <w:tcPr>
                  <w:tcW w:w="1350" w:type="dxa"/>
                </w:tcPr>
                <w:p w14:paraId="0568E2DA" w14:textId="77777777" w:rsidR="0022083A" w:rsidRPr="00A1169D" w:rsidRDefault="00000000" w:rsidP="00A1169D">
                  <w:pPr>
                    <w:pStyle w:val="Compact"/>
                    <w:rPr>
                      <w:ins w:id="280" w:author="Kendra Wyant" w:date="2026-04-29T15:51:00Z" w16du:dateUtc="2026-04-29T20:51:00Z"/>
                      <w:rFonts w:ascii="Arial" w:hAnsi="Arial" w:cs="Arial"/>
                    </w:rPr>
                  </w:pPr>
                  <w:ins w:id="281" w:author="Kendra Wyant" w:date="2026-04-29T15:51:00Z" w16du:dateUtc="2026-04-29T20:51:00Z">
                    <w:r w:rsidRPr="00A1169D">
                      <w:rPr>
                        <w:rFonts w:ascii="Arial" w:hAnsi="Arial" w:cs="Arial"/>
                      </w:rPr>
                      <w:t>Yes, no</w:t>
                    </w:r>
                  </w:ins>
                </w:p>
              </w:tc>
              <w:tc>
                <w:tcPr>
                  <w:tcW w:w="1890" w:type="dxa"/>
                </w:tcPr>
                <w:p w14:paraId="23D386D6" w14:textId="77777777" w:rsidR="0022083A" w:rsidRPr="00A1169D" w:rsidRDefault="00000000" w:rsidP="00A1169D">
                  <w:pPr>
                    <w:pStyle w:val="Compact"/>
                    <w:rPr>
                      <w:ins w:id="282" w:author="Kendra Wyant" w:date="2026-04-29T15:51:00Z" w16du:dateUtc="2026-04-29T20:51:00Z"/>
                      <w:rFonts w:ascii="Arial" w:hAnsi="Arial" w:cs="Arial"/>
                    </w:rPr>
                  </w:pPr>
                  <w:ins w:id="283" w:author="Kendra Wyant" w:date="2026-04-29T15:51:00Z" w16du:dateUtc="2026-04-29T20:51:00Z">
                    <w:r w:rsidRPr="00A1169D">
                      <w:rPr>
                        <w:rFonts w:ascii="Arial" w:hAnsi="Arial" w:cs="Arial"/>
                      </w:rPr>
                      <w:t xml:space="preserve">Difference and raw rate </w:t>
                    </w:r>
                    <w:proofErr w:type="gramStart"/>
                    <w:r w:rsidRPr="00A1169D">
                      <w:rPr>
                        <w:rFonts w:ascii="Arial" w:hAnsi="Arial" w:cs="Arial"/>
                      </w:rPr>
                      <w:t>counts</w:t>
                    </w:r>
                    <w:proofErr w:type="gramEnd"/>
                    <w:r w:rsidRPr="00A1169D">
                      <w:rPr>
                        <w:rFonts w:ascii="Arial" w:hAnsi="Arial" w:cs="Arial"/>
                      </w:rPr>
                      <w:t xml:space="preserve"> for unanswered incoming voice calls (i.e., response option = no)</w:t>
                    </w:r>
                  </w:ins>
                </w:p>
              </w:tc>
              <w:tc>
                <w:tcPr>
                  <w:tcW w:w="1260" w:type="dxa"/>
                </w:tcPr>
                <w:p w14:paraId="04E877B8" w14:textId="3BFF7E87" w:rsidR="0022083A" w:rsidRPr="00A1169D" w:rsidRDefault="00000000" w:rsidP="00A1169D">
                  <w:pPr>
                    <w:pStyle w:val="Compact"/>
                    <w:rPr>
                      <w:ins w:id="284" w:author="Kendra Wyant" w:date="2026-04-29T15:51:00Z" w16du:dateUtc="2026-04-29T20:51:00Z"/>
                      <w:rFonts w:ascii="Arial" w:hAnsi="Arial" w:cs="Arial"/>
                    </w:rPr>
                  </w:pPr>
                  <w:ins w:id="285" w:author="Kendra Wyant" w:date="2026-04-29T15:51:00Z" w16du:dateUtc="2026-04-29T20:51:00Z">
                    <w:r w:rsidRPr="00A1169D">
                      <w:rPr>
                        <w:rFonts w:ascii="Arial" w:hAnsi="Arial" w:cs="Arial"/>
                      </w:rPr>
                      <w:t>24</w:t>
                    </w:r>
                    <w:r w:rsidR="00A1169D">
                      <w:rPr>
                        <w:rFonts w:ascii="Arial" w:hAnsi="Arial" w:cs="Arial"/>
                      </w:rPr>
                      <w:t xml:space="preserve"> hours</w:t>
                    </w:r>
                    <w:r w:rsidRPr="00A1169D">
                      <w:rPr>
                        <w:rFonts w:ascii="Arial" w:hAnsi="Arial" w:cs="Arial"/>
                      </w:rPr>
                      <w:t xml:space="preserve"> and 1 week</w:t>
                    </w:r>
                  </w:ins>
                </w:p>
              </w:tc>
              <w:tc>
                <w:tcPr>
                  <w:tcW w:w="1170" w:type="dxa"/>
                </w:tcPr>
                <w:p w14:paraId="65457541" w14:textId="77777777" w:rsidR="0022083A" w:rsidRPr="00A1169D" w:rsidRDefault="00000000" w:rsidP="00A1169D">
                  <w:pPr>
                    <w:pStyle w:val="Compact"/>
                    <w:rPr>
                      <w:ins w:id="286" w:author="Kendra Wyant" w:date="2026-04-29T15:51:00Z" w16du:dateUtc="2026-04-29T20:51:00Z"/>
                      <w:rFonts w:ascii="Arial" w:hAnsi="Arial" w:cs="Arial"/>
                    </w:rPr>
                  </w:pPr>
                  <w:ins w:id="287" w:author="Kendra Wyant" w:date="2026-04-29T15:51:00Z" w16du:dateUtc="2026-04-29T20:51:00Z">
                    <w:r w:rsidRPr="00A1169D">
                      <w:rPr>
                        <w:rFonts w:ascii="Arial" w:hAnsi="Arial" w:cs="Arial"/>
                      </w:rPr>
                      <w:t>4</w:t>
                    </w:r>
                  </w:ins>
                </w:p>
              </w:tc>
            </w:tr>
            <w:tr w:rsidR="0022083A" w:rsidRPr="00A1169D" w14:paraId="5B8C63F3" w14:textId="77777777" w:rsidTr="00A1169D">
              <w:trPr>
                <w:ins w:id="288" w:author="Kendra Wyant" w:date="2026-04-29T15:51:00Z" w16du:dateUtc="2026-04-29T20:51:00Z"/>
              </w:trPr>
              <w:tc>
                <w:tcPr>
                  <w:tcW w:w="1890" w:type="dxa"/>
                </w:tcPr>
                <w:p w14:paraId="65C607DC" w14:textId="77777777" w:rsidR="0022083A" w:rsidRPr="00A1169D" w:rsidRDefault="00000000" w:rsidP="00A1169D">
                  <w:pPr>
                    <w:pStyle w:val="Compact"/>
                    <w:rPr>
                      <w:ins w:id="289" w:author="Kendra Wyant" w:date="2026-04-29T15:51:00Z" w16du:dateUtc="2026-04-29T20:51:00Z"/>
                      <w:rFonts w:ascii="Arial" w:hAnsi="Arial" w:cs="Arial"/>
                    </w:rPr>
                  </w:pPr>
                  <w:ins w:id="290" w:author="Kendra Wyant" w:date="2026-04-29T15:51:00Z" w16du:dateUtc="2026-04-29T20:51:00Z">
                    <w:r w:rsidRPr="00A1169D">
                      <w:rPr>
                        <w:rFonts w:ascii="Arial" w:hAnsi="Arial" w:cs="Arial"/>
                      </w:rPr>
                      <w:t>Date/time of communication</w:t>
                    </w:r>
                  </w:ins>
                </w:p>
              </w:tc>
              <w:tc>
                <w:tcPr>
                  <w:tcW w:w="1890" w:type="dxa"/>
                </w:tcPr>
                <w:p w14:paraId="7928618E" w14:textId="77777777" w:rsidR="0022083A" w:rsidRPr="00A1169D" w:rsidRDefault="00000000" w:rsidP="00A1169D">
                  <w:pPr>
                    <w:pStyle w:val="Compact"/>
                    <w:rPr>
                      <w:ins w:id="291" w:author="Kendra Wyant" w:date="2026-04-29T15:51:00Z" w16du:dateUtc="2026-04-29T20:51:00Z"/>
                      <w:rFonts w:ascii="Arial" w:hAnsi="Arial" w:cs="Arial"/>
                    </w:rPr>
                  </w:pPr>
                  <w:ins w:id="292" w:author="Kendra Wyant" w:date="2026-04-29T15:51:00Z" w16du:dateUtc="2026-04-29T20:51:00Z">
                    <w:r w:rsidRPr="00A1169D">
                      <w:rPr>
                        <w:rFonts w:ascii="Arial" w:hAnsi="Arial" w:cs="Arial"/>
                      </w:rPr>
                      <w:t>Cellular communication</w:t>
                    </w:r>
                  </w:ins>
                </w:p>
              </w:tc>
              <w:tc>
                <w:tcPr>
                  <w:tcW w:w="1350" w:type="dxa"/>
                </w:tcPr>
                <w:p w14:paraId="1D336E3D" w14:textId="77777777" w:rsidR="0022083A" w:rsidRPr="00A1169D" w:rsidRDefault="00000000" w:rsidP="00A1169D">
                  <w:pPr>
                    <w:pStyle w:val="Compact"/>
                    <w:rPr>
                      <w:ins w:id="293" w:author="Kendra Wyant" w:date="2026-04-29T15:51:00Z" w16du:dateUtc="2026-04-29T20:51:00Z"/>
                      <w:rFonts w:ascii="Arial" w:hAnsi="Arial" w:cs="Arial"/>
                    </w:rPr>
                  </w:pPr>
                  <w:ins w:id="294" w:author="Kendra Wyant" w:date="2026-04-29T15:51:00Z" w16du:dateUtc="2026-04-29T20:51:00Z">
                    <w:r w:rsidRPr="00A1169D">
                      <w:rPr>
                        <w:rFonts w:ascii="Arial" w:hAnsi="Arial" w:cs="Arial"/>
                      </w:rPr>
                      <w:t>Date and time</w:t>
                    </w:r>
                  </w:ins>
                </w:p>
              </w:tc>
              <w:tc>
                <w:tcPr>
                  <w:tcW w:w="1890" w:type="dxa"/>
                </w:tcPr>
                <w:p w14:paraId="5918D221" w14:textId="77777777" w:rsidR="0022083A" w:rsidRPr="00A1169D" w:rsidRDefault="00000000" w:rsidP="00A1169D">
                  <w:pPr>
                    <w:pStyle w:val="Compact"/>
                    <w:rPr>
                      <w:ins w:id="295" w:author="Kendra Wyant" w:date="2026-04-29T15:51:00Z" w16du:dateUtc="2026-04-29T20:51:00Z"/>
                      <w:rFonts w:ascii="Arial" w:hAnsi="Arial" w:cs="Arial"/>
                    </w:rPr>
                  </w:pPr>
                  <w:ins w:id="296" w:author="Kendra Wyant" w:date="2026-04-29T15:51:00Z" w16du:dateUtc="2026-04-29T20:51:00Z">
                    <w:r w:rsidRPr="00A1169D">
                      <w:rPr>
                        <w:rFonts w:ascii="Arial" w:hAnsi="Arial" w:cs="Arial"/>
                      </w:rPr>
                      <w:t xml:space="preserve">Difference and raw rate </w:t>
                    </w:r>
                    <w:proofErr w:type="gramStart"/>
                    <w:r w:rsidRPr="00A1169D">
                      <w:rPr>
                        <w:rFonts w:ascii="Arial" w:hAnsi="Arial" w:cs="Arial"/>
                      </w:rPr>
                      <w:t>counts</w:t>
                    </w:r>
                    <w:proofErr w:type="gramEnd"/>
                    <w:r w:rsidRPr="00A1169D">
                      <w:rPr>
                        <w:rFonts w:ascii="Arial" w:hAnsi="Arial" w:cs="Arial"/>
                      </w:rPr>
                      <w:t xml:space="preserve"> for text messages and voice calls at night (10 pm-6am) and on weekends (Friday-Saturday)</w:t>
                    </w:r>
                  </w:ins>
                </w:p>
              </w:tc>
              <w:tc>
                <w:tcPr>
                  <w:tcW w:w="1260" w:type="dxa"/>
                </w:tcPr>
                <w:p w14:paraId="28423021" w14:textId="56E4375C" w:rsidR="0022083A" w:rsidRPr="00A1169D" w:rsidRDefault="00000000" w:rsidP="00A1169D">
                  <w:pPr>
                    <w:pStyle w:val="Compact"/>
                    <w:rPr>
                      <w:ins w:id="297" w:author="Kendra Wyant" w:date="2026-04-29T15:51:00Z" w16du:dateUtc="2026-04-29T20:51:00Z"/>
                      <w:rFonts w:ascii="Arial" w:hAnsi="Arial" w:cs="Arial"/>
                    </w:rPr>
                  </w:pPr>
                  <w:ins w:id="298" w:author="Kendra Wyant" w:date="2026-04-29T15:51:00Z" w16du:dateUtc="2026-04-29T20:51:00Z">
                    <w:r w:rsidRPr="00A1169D">
                      <w:rPr>
                        <w:rFonts w:ascii="Arial" w:hAnsi="Arial" w:cs="Arial"/>
                      </w:rPr>
                      <w:t xml:space="preserve">24 </w:t>
                    </w:r>
                    <w:proofErr w:type="spellStart"/>
                    <w:r w:rsidRPr="00A1169D">
                      <w:rPr>
                        <w:rFonts w:ascii="Arial" w:hAnsi="Arial" w:cs="Arial"/>
                      </w:rPr>
                      <w:t>hours</w:t>
                    </w:r>
                    <w:r w:rsidR="00745A4E">
                      <w:rPr>
                        <w:rFonts w:ascii="Arial" w:hAnsi="Arial" w:cs="Arial"/>
                        <w:vertAlign w:val="superscript"/>
                      </w:rPr>
                      <w:t>a</w:t>
                    </w:r>
                    <w:proofErr w:type="spellEnd"/>
                    <w:r w:rsidRPr="00A1169D">
                      <w:rPr>
                        <w:rFonts w:ascii="Arial" w:hAnsi="Arial" w:cs="Arial"/>
                      </w:rPr>
                      <w:t xml:space="preserve"> and 1 week </w:t>
                    </w:r>
                  </w:ins>
                </w:p>
              </w:tc>
              <w:tc>
                <w:tcPr>
                  <w:tcW w:w="1170" w:type="dxa"/>
                </w:tcPr>
                <w:p w14:paraId="0E3D2A4C" w14:textId="77777777" w:rsidR="0022083A" w:rsidRPr="00A1169D" w:rsidRDefault="00000000" w:rsidP="00A1169D">
                  <w:pPr>
                    <w:pStyle w:val="Compact"/>
                    <w:rPr>
                      <w:ins w:id="299" w:author="Kendra Wyant" w:date="2026-04-29T15:51:00Z" w16du:dateUtc="2026-04-29T20:51:00Z"/>
                      <w:rFonts w:ascii="Arial" w:hAnsi="Arial" w:cs="Arial"/>
                    </w:rPr>
                  </w:pPr>
                  <w:ins w:id="300" w:author="Kendra Wyant" w:date="2026-04-29T15:51:00Z" w16du:dateUtc="2026-04-29T20:51:00Z">
                    <w:r w:rsidRPr="00A1169D">
                      <w:rPr>
                        <w:rFonts w:ascii="Arial" w:hAnsi="Arial" w:cs="Arial"/>
                      </w:rPr>
                      <w:t>12</w:t>
                    </w:r>
                  </w:ins>
                </w:p>
              </w:tc>
            </w:tr>
            <w:tr w:rsidR="0022083A" w:rsidRPr="00A1169D" w14:paraId="40D23810" w14:textId="77777777" w:rsidTr="00A1169D">
              <w:trPr>
                <w:ins w:id="301" w:author="Kendra Wyant" w:date="2026-04-29T15:51:00Z" w16du:dateUtc="2026-04-29T20:51:00Z"/>
              </w:trPr>
              <w:tc>
                <w:tcPr>
                  <w:tcW w:w="1890" w:type="dxa"/>
                </w:tcPr>
                <w:p w14:paraId="33E33FEA" w14:textId="77777777" w:rsidR="0022083A" w:rsidRPr="00A1169D" w:rsidRDefault="00000000" w:rsidP="00A1169D">
                  <w:pPr>
                    <w:pStyle w:val="Compact"/>
                    <w:rPr>
                      <w:ins w:id="302" w:author="Kendra Wyant" w:date="2026-04-29T15:51:00Z" w16du:dateUtc="2026-04-29T20:51:00Z"/>
                      <w:rFonts w:ascii="Arial" w:hAnsi="Arial" w:cs="Arial"/>
                    </w:rPr>
                  </w:pPr>
                  <w:ins w:id="303" w:author="Kendra Wyant" w:date="2026-04-29T15:51:00Z" w16du:dateUtc="2026-04-29T20:51:00Z">
                    <w:r w:rsidRPr="00A1169D">
                      <w:rPr>
                        <w:rFonts w:ascii="Arial" w:hAnsi="Arial" w:cs="Arial"/>
                      </w:rPr>
                      <w:t>Phone number</w:t>
                    </w:r>
                  </w:ins>
                </w:p>
              </w:tc>
              <w:tc>
                <w:tcPr>
                  <w:tcW w:w="1890" w:type="dxa"/>
                </w:tcPr>
                <w:p w14:paraId="3017B74B" w14:textId="77777777" w:rsidR="0022083A" w:rsidRPr="00A1169D" w:rsidRDefault="00000000" w:rsidP="00A1169D">
                  <w:pPr>
                    <w:pStyle w:val="Compact"/>
                    <w:rPr>
                      <w:ins w:id="304" w:author="Kendra Wyant" w:date="2026-04-29T15:51:00Z" w16du:dateUtc="2026-04-29T20:51:00Z"/>
                      <w:rFonts w:ascii="Arial" w:hAnsi="Arial" w:cs="Arial"/>
                    </w:rPr>
                  </w:pPr>
                  <w:ins w:id="305" w:author="Kendra Wyant" w:date="2026-04-29T15:51:00Z" w16du:dateUtc="2026-04-29T20:51:00Z">
                    <w:r w:rsidRPr="00A1169D">
                      <w:rPr>
                        <w:rFonts w:ascii="Arial" w:hAnsi="Arial" w:cs="Arial"/>
                      </w:rPr>
                      <w:t>Cellular communication</w:t>
                    </w:r>
                  </w:ins>
                </w:p>
              </w:tc>
              <w:tc>
                <w:tcPr>
                  <w:tcW w:w="1350" w:type="dxa"/>
                </w:tcPr>
                <w:p w14:paraId="18DF966F" w14:textId="77777777" w:rsidR="0022083A" w:rsidRPr="00A1169D" w:rsidRDefault="00000000" w:rsidP="00A1169D">
                  <w:pPr>
                    <w:pStyle w:val="Compact"/>
                    <w:rPr>
                      <w:ins w:id="306" w:author="Kendra Wyant" w:date="2026-04-29T15:51:00Z" w16du:dateUtc="2026-04-29T20:51:00Z"/>
                      <w:rFonts w:ascii="Arial" w:hAnsi="Arial" w:cs="Arial"/>
                    </w:rPr>
                  </w:pPr>
                  <w:ins w:id="307" w:author="Kendra Wyant" w:date="2026-04-29T15:51:00Z" w16du:dateUtc="2026-04-29T20:51:00Z">
                    <w:r w:rsidRPr="00A1169D">
                      <w:rPr>
                        <w:rFonts w:ascii="Arial" w:hAnsi="Arial" w:cs="Arial"/>
                      </w:rPr>
                      <w:t>Phone number</w:t>
                    </w:r>
                  </w:ins>
                </w:p>
              </w:tc>
              <w:tc>
                <w:tcPr>
                  <w:tcW w:w="1890" w:type="dxa"/>
                </w:tcPr>
                <w:p w14:paraId="549AE02A" w14:textId="77777777" w:rsidR="0022083A" w:rsidRPr="00A1169D" w:rsidRDefault="00000000" w:rsidP="00A1169D">
                  <w:pPr>
                    <w:pStyle w:val="Compact"/>
                    <w:rPr>
                      <w:ins w:id="308" w:author="Kendra Wyant" w:date="2026-04-29T15:51:00Z" w16du:dateUtc="2026-04-29T20:51:00Z"/>
                      <w:rFonts w:ascii="Arial" w:hAnsi="Arial" w:cs="Arial"/>
                    </w:rPr>
                  </w:pPr>
                  <w:ins w:id="309" w:author="Kendra Wyant" w:date="2026-04-29T15:51:00Z" w16du:dateUtc="2026-04-29T20:51:00Z">
                    <w:r w:rsidRPr="00A1169D">
                      <w:rPr>
                        <w:rFonts w:ascii="Arial" w:hAnsi="Arial" w:cs="Arial"/>
                      </w:rPr>
                      <w:t xml:space="preserve">Difference and raw rate </w:t>
                    </w:r>
                    <w:proofErr w:type="gramStart"/>
                    <w:r w:rsidRPr="00A1169D">
                      <w:rPr>
                        <w:rFonts w:ascii="Arial" w:hAnsi="Arial" w:cs="Arial"/>
                      </w:rPr>
                      <w:t>counts</w:t>
                    </w:r>
                    <w:proofErr w:type="gramEnd"/>
                    <w:r w:rsidRPr="00A1169D">
                      <w:rPr>
                        <w:rFonts w:ascii="Arial" w:hAnsi="Arial" w:cs="Arial"/>
                      </w:rPr>
                      <w:t xml:space="preserve"> of unique phone numbers</w:t>
                    </w:r>
                  </w:ins>
                </w:p>
              </w:tc>
              <w:tc>
                <w:tcPr>
                  <w:tcW w:w="1260" w:type="dxa"/>
                </w:tcPr>
                <w:p w14:paraId="54967BCE" w14:textId="2CFCC15A" w:rsidR="0022083A" w:rsidRPr="00A1169D" w:rsidRDefault="00000000" w:rsidP="00A1169D">
                  <w:pPr>
                    <w:pStyle w:val="Compact"/>
                    <w:rPr>
                      <w:ins w:id="310" w:author="Kendra Wyant" w:date="2026-04-29T15:51:00Z" w16du:dateUtc="2026-04-29T20:51:00Z"/>
                      <w:rFonts w:ascii="Arial" w:hAnsi="Arial" w:cs="Arial"/>
                    </w:rPr>
                  </w:pPr>
                  <w:ins w:id="311" w:author="Kendra Wyant" w:date="2026-04-29T15:51:00Z" w16du:dateUtc="2026-04-29T20:51:00Z">
                    <w:r w:rsidRPr="00A1169D">
                      <w:rPr>
                        <w:rFonts w:ascii="Arial" w:hAnsi="Arial" w:cs="Arial"/>
                      </w:rPr>
                      <w:t xml:space="preserve">24 </w:t>
                    </w:r>
                    <w:r w:rsidR="00A1169D">
                      <w:rPr>
                        <w:rFonts w:ascii="Arial" w:hAnsi="Arial" w:cs="Arial"/>
                      </w:rPr>
                      <w:t xml:space="preserve">hours </w:t>
                    </w:r>
                    <w:r w:rsidRPr="00A1169D">
                      <w:rPr>
                        <w:rFonts w:ascii="Arial" w:hAnsi="Arial" w:cs="Arial"/>
                      </w:rPr>
                      <w:t>and 1 week</w:t>
                    </w:r>
                  </w:ins>
                </w:p>
              </w:tc>
              <w:tc>
                <w:tcPr>
                  <w:tcW w:w="1170" w:type="dxa"/>
                </w:tcPr>
                <w:p w14:paraId="2C1871CB" w14:textId="77777777" w:rsidR="0022083A" w:rsidRPr="00A1169D" w:rsidRDefault="00000000" w:rsidP="00A1169D">
                  <w:pPr>
                    <w:pStyle w:val="Compact"/>
                    <w:rPr>
                      <w:ins w:id="312" w:author="Kendra Wyant" w:date="2026-04-29T15:51:00Z" w16du:dateUtc="2026-04-29T20:51:00Z"/>
                      <w:rFonts w:ascii="Arial" w:hAnsi="Arial" w:cs="Arial"/>
                    </w:rPr>
                  </w:pPr>
                  <w:ins w:id="313" w:author="Kendra Wyant" w:date="2026-04-29T15:51:00Z" w16du:dateUtc="2026-04-29T20:51:00Z">
                    <w:r w:rsidRPr="00A1169D">
                      <w:rPr>
                        <w:rFonts w:ascii="Arial" w:hAnsi="Arial" w:cs="Arial"/>
                      </w:rPr>
                      <w:t>4</w:t>
                    </w:r>
                  </w:ins>
                </w:p>
              </w:tc>
            </w:tr>
            <w:tr w:rsidR="0022083A" w:rsidRPr="00A1169D" w14:paraId="064688D4" w14:textId="77777777" w:rsidTr="00A1169D">
              <w:trPr>
                <w:ins w:id="314" w:author="Kendra Wyant" w:date="2026-04-29T15:51:00Z" w16du:dateUtc="2026-04-29T20:51:00Z"/>
              </w:trPr>
              <w:tc>
                <w:tcPr>
                  <w:tcW w:w="1890" w:type="dxa"/>
                </w:tcPr>
                <w:p w14:paraId="5BBD83F2" w14:textId="77777777" w:rsidR="0022083A" w:rsidRPr="00A1169D" w:rsidRDefault="00000000" w:rsidP="00A1169D">
                  <w:pPr>
                    <w:pStyle w:val="Compact"/>
                    <w:rPr>
                      <w:ins w:id="315" w:author="Kendra Wyant" w:date="2026-04-29T15:51:00Z" w16du:dateUtc="2026-04-29T20:51:00Z"/>
                      <w:rFonts w:ascii="Arial" w:hAnsi="Arial" w:cs="Arial"/>
                    </w:rPr>
                  </w:pPr>
                  <w:ins w:id="316" w:author="Kendra Wyant" w:date="2026-04-29T15:51:00Z" w16du:dateUtc="2026-04-29T20:51:00Z">
                    <w:r w:rsidRPr="00A1169D">
                      <w:rPr>
                        <w:rFonts w:ascii="Arial" w:hAnsi="Arial" w:cs="Arial"/>
                      </w:rPr>
                      <w:t>Type of Relationship</w:t>
                    </w:r>
                  </w:ins>
                </w:p>
              </w:tc>
              <w:tc>
                <w:tcPr>
                  <w:tcW w:w="1890" w:type="dxa"/>
                </w:tcPr>
                <w:p w14:paraId="107BB55B" w14:textId="77777777" w:rsidR="0022083A" w:rsidRPr="00A1169D" w:rsidRDefault="00000000" w:rsidP="00A1169D">
                  <w:pPr>
                    <w:pStyle w:val="Compact"/>
                    <w:rPr>
                      <w:ins w:id="317" w:author="Kendra Wyant" w:date="2026-04-29T15:51:00Z" w16du:dateUtc="2026-04-29T20:51:00Z"/>
                      <w:rFonts w:ascii="Arial" w:hAnsi="Arial" w:cs="Arial"/>
                    </w:rPr>
                  </w:pPr>
                  <w:ins w:id="318" w:author="Kendra Wyant" w:date="2026-04-29T15:51:00Z" w16du:dateUtc="2026-04-29T20:51:00Z">
                    <w:r w:rsidRPr="00A1169D">
                      <w:rPr>
                        <w:rFonts w:ascii="Arial" w:hAnsi="Arial" w:cs="Arial"/>
                      </w:rPr>
                      <w:t>Cellular communication</w:t>
                    </w:r>
                  </w:ins>
                </w:p>
              </w:tc>
              <w:tc>
                <w:tcPr>
                  <w:tcW w:w="1350" w:type="dxa"/>
                </w:tcPr>
                <w:p w14:paraId="74E920BF" w14:textId="77777777" w:rsidR="0022083A" w:rsidRPr="00A1169D" w:rsidRDefault="00000000" w:rsidP="00A1169D">
                  <w:pPr>
                    <w:pStyle w:val="Compact"/>
                    <w:rPr>
                      <w:ins w:id="319" w:author="Kendra Wyant" w:date="2026-04-29T15:51:00Z" w16du:dateUtc="2026-04-29T20:51:00Z"/>
                      <w:rFonts w:ascii="Arial" w:hAnsi="Arial" w:cs="Arial"/>
                    </w:rPr>
                  </w:pPr>
                  <w:ins w:id="320" w:author="Kendra Wyant" w:date="2026-04-29T15:51:00Z" w16du:dateUtc="2026-04-29T20:51:00Z">
                    <w:r w:rsidRPr="00A1169D">
                      <w:rPr>
                        <w:rFonts w:ascii="Arial" w:hAnsi="Arial" w:cs="Arial"/>
                      </w:rPr>
                      <w:t>Family, friend, counselor or social worker, co-worker</w:t>
                    </w:r>
                  </w:ins>
                </w:p>
              </w:tc>
              <w:tc>
                <w:tcPr>
                  <w:tcW w:w="1890" w:type="dxa"/>
                </w:tcPr>
                <w:p w14:paraId="2E9A4489" w14:textId="77777777" w:rsidR="0022083A" w:rsidRPr="00A1169D" w:rsidRDefault="00000000" w:rsidP="00A1169D">
                  <w:pPr>
                    <w:pStyle w:val="Compact"/>
                    <w:rPr>
                      <w:ins w:id="321" w:author="Kendra Wyant" w:date="2026-04-29T15:51:00Z" w16du:dateUtc="2026-04-29T20:51:00Z"/>
                      <w:rFonts w:ascii="Arial" w:hAnsi="Arial" w:cs="Arial"/>
                    </w:rPr>
                  </w:pPr>
                  <w:ins w:id="322" w:author="Kendra Wyant" w:date="2026-04-29T15:51:00Z" w16du:dateUtc="2026-04-29T20:51:00Z">
                    <w:r w:rsidRPr="00A1169D">
                      <w:rPr>
                        <w:rFonts w:ascii="Arial" w:hAnsi="Arial" w:cs="Arial"/>
                      </w:rPr>
                      <w:t xml:space="preserve">Difference and raw rate </w:t>
                    </w:r>
                    <w:proofErr w:type="gramStart"/>
                    <w:r w:rsidRPr="00A1169D">
                      <w:rPr>
                        <w:rFonts w:ascii="Arial" w:hAnsi="Arial" w:cs="Arial"/>
                      </w:rPr>
                      <w:t>counts</w:t>
                    </w:r>
                    <w:proofErr w:type="gramEnd"/>
                    <w:r w:rsidRPr="00A1169D">
                      <w:rPr>
                        <w:rFonts w:ascii="Arial" w:hAnsi="Arial" w:cs="Arial"/>
                      </w:rPr>
                      <w:t xml:space="preserve"> of unique phone numbers</w:t>
                    </w:r>
                  </w:ins>
                </w:p>
              </w:tc>
              <w:tc>
                <w:tcPr>
                  <w:tcW w:w="1260" w:type="dxa"/>
                </w:tcPr>
                <w:p w14:paraId="6F440D10" w14:textId="1F7F35F5" w:rsidR="0022083A" w:rsidRPr="00A1169D" w:rsidRDefault="00000000" w:rsidP="00A1169D">
                  <w:pPr>
                    <w:pStyle w:val="Compact"/>
                    <w:rPr>
                      <w:ins w:id="323" w:author="Kendra Wyant" w:date="2026-04-29T15:51:00Z" w16du:dateUtc="2026-04-29T20:51:00Z"/>
                      <w:rFonts w:ascii="Arial" w:hAnsi="Arial" w:cs="Arial"/>
                    </w:rPr>
                  </w:pPr>
                  <w:ins w:id="324" w:author="Kendra Wyant" w:date="2026-04-29T15:51:00Z" w16du:dateUtc="2026-04-29T20:51:00Z">
                    <w:r w:rsidRPr="00A1169D">
                      <w:rPr>
                        <w:rFonts w:ascii="Arial" w:hAnsi="Arial" w:cs="Arial"/>
                      </w:rPr>
                      <w:t>24</w:t>
                    </w:r>
                    <w:r w:rsidR="00A1169D">
                      <w:rPr>
                        <w:rFonts w:ascii="Arial" w:hAnsi="Arial" w:cs="Arial"/>
                      </w:rPr>
                      <w:t xml:space="preserve"> hours</w:t>
                    </w:r>
                    <w:r w:rsidRPr="00A1169D">
                      <w:rPr>
                        <w:rFonts w:ascii="Arial" w:hAnsi="Arial" w:cs="Arial"/>
                      </w:rPr>
                      <w:t xml:space="preserve"> and 1 week</w:t>
                    </w:r>
                  </w:ins>
                </w:p>
              </w:tc>
              <w:tc>
                <w:tcPr>
                  <w:tcW w:w="1170" w:type="dxa"/>
                </w:tcPr>
                <w:p w14:paraId="20B62217" w14:textId="77777777" w:rsidR="0022083A" w:rsidRPr="00A1169D" w:rsidRDefault="00000000" w:rsidP="00A1169D">
                  <w:pPr>
                    <w:pStyle w:val="Compact"/>
                    <w:rPr>
                      <w:ins w:id="325" w:author="Kendra Wyant" w:date="2026-04-29T15:51:00Z" w16du:dateUtc="2026-04-29T20:51:00Z"/>
                      <w:rFonts w:ascii="Arial" w:hAnsi="Arial" w:cs="Arial"/>
                    </w:rPr>
                  </w:pPr>
                  <w:ins w:id="326" w:author="Kendra Wyant" w:date="2026-04-29T15:51:00Z" w16du:dateUtc="2026-04-29T20:51:00Z">
                    <w:r w:rsidRPr="00A1169D">
                      <w:rPr>
                        <w:rFonts w:ascii="Arial" w:hAnsi="Arial" w:cs="Arial"/>
                      </w:rPr>
                      <w:t>16</w:t>
                    </w:r>
                  </w:ins>
                </w:p>
              </w:tc>
            </w:tr>
            <w:tr w:rsidR="0022083A" w:rsidRPr="00A1169D" w14:paraId="444ADD8B" w14:textId="77777777" w:rsidTr="00A1169D">
              <w:trPr>
                <w:ins w:id="327" w:author="Kendra Wyant" w:date="2026-04-29T15:51:00Z" w16du:dateUtc="2026-04-29T20:51:00Z"/>
              </w:trPr>
              <w:tc>
                <w:tcPr>
                  <w:tcW w:w="1890" w:type="dxa"/>
                </w:tcPr>
                <w:p w14:paraId="5AFBD088" w14:textId="77777777" w:rsidR="0022083A" w:rsidRPr="00A1169D" w:rsidRDefault="00000000" w:rsidP="00A1169D">
                  <w:pPr>
                    <w:pStyle w:val="Compact"/>
                    <w:rPr>
                      <w:ins w:id="328" w:author="Kendra Wyant" w:date="2026-04-29T15:51:00Z" w16du:dateUtc="2026-04-29T20:51:00Z"/>
                      <w:rFonts w:ascii="Arial" w:hAnsi="Arial" w:cs="Arial"/>
                    </w:rPr>
                  </w:pPr>
                  <w:ins w:id="329" w:author="Kendra Wyant" w:date="2026-04-29T15:51:00Z" w16du:dateUtc="2026-04-29T20:51:00Z">
                    <w:r w:rsidRPr="00A1169D">
                      <w:rPr>
                        <w:rFonts w:ascii="Arial" w:hAnsi="Arial" w:cs="Arial"/>
                      </w:rPr>
                      <w:t xml:space="preserve">Have you </w:t>
                    </w:r>
                    <w:proofErr w:type="gramStart"/>
                    <w:r w:rsidRPr="00A1169D">
                      <w:rPr>
                        <w:rFonts w:ascii="Arial" w:hAnsi="Arial" w:cs="Arial"/>
                      </w:rPr>
                      <w:t>drank</w:t>
                    </w:r>
                    <w:proofErr w:type="gramEnd"/>
                    <w:r w:rsidRPr="00A1169D">
                      <w:rPr>
                        <w:rFonts w:ascii="Arial" w:hAnsi="Arial" w:cs="Arial"/>
                      </w:rPr>
                      <w:t xml:space="preserve"> alcohol with this person?</w:t>
                    </w:r>
                  </w:ins>
                </w:p>
              </w:tc>
              <w:tc>
                <w:tcPr>
                  <w:tcW w:w="1890" w:type="dxa"/>
                </w:tcPr>
                <w:p w14:paraId="097BCEFF" w14:textId="77777777" w:rsidR="0022083A" w:rsidRPr="00A1169D" w:rsidRDefault="00000000" w:rsidP="00A1169D">
                  <w:pPr>
                    <w:pStyle w:val="Compact"/>
                    <w:rPr>
                      <w:ins w:id="330" w:author="Kendra Wyant" w:date="2026-04-29T15:51:00Z" w16du:dateUtc="2026-04-29T20:51:00Z"/>
                      <w:rFonts w:ascii="Arial" w:hAnsi="Arial" w:cs="Arial"/>
                    </w:rPr>
                  </w:pPr>
                  <w:ins w:id="331" w:author="Kendra Wyant" w:date="2026-04-29T15:51:00Z" w16du:dateUtc="2026-04-29T20:51:00Z">
                    <w:r w:rsidRPr="00A1169D">
                      <w:rPr>
                        <w:rFonts w:ascii="Arial" w:hAnsi="Arial" w:cs="Arial"/>
                      </w:rPr>
                      <w:t>Cellular communication</w:t>
                    </w:r>
                  </w:ins>
                </w:p>
              </w:tc>
              <w:tc>
                <w:tcPr>
                  <w:tcW w:w="1350" w:type="dxa"/>
                </w:tcPr>
                <w:p w14:paraId="6DC0BB17" w14:textId="77777777" w:rsidR="0022083A" w:rsidRPr="00A1169D" w:rsidRDefault="00000000" w:rsidP="00A1169D">
                  <w:pPr>
                    <w:pStyle w:val="Compact"/>
                    <w:rPr>
                      <w:ins w:id="332" w:author="Kendra Wyant" w:date="2026-04-29T15:51:00Z" w16du:dateUtc="2026-04-29T20:51:00Z"/>
                      <w:rFonts w:ascii="Arial" w:hAnsi="Arial" w:cs="Arial"/>
                    </w:rPr>
                  </w:pPr>
                  <w:ins w:id="333" w:author="Kendra Wyant" w:date="2026-04-29T15:51:00Z" w16du:dateUtc="2026-04-29T20:51:00Z">
                    <w:r w:rsidRPr="00A1169D">
                      <w:rPr>
                        <w:rFonts w:ascii="Arial" w:hAnsi="Arial" w:cs="Arial"/>
                      </w:rPr>
                      <w:t>Never/almost never, occasionally, almost always/always</w:t>
                    </w:r>
                  </w:ins>
                </w:p>
              </w:tc>
              <w:tc>
                <w:tcPr>
                  <w:tcW w:w="1890" w:type="dxa"/>
                </w:tcPr>
                <w:p w14:paraId="15D652E0" w14:textId="77777777" w:rsidR="0022083A" w:rsidRPr="00A1169D" w:rsidRDefault="00000000" w:rsidP="00A1169D">
                  <w:pPr>
                    <w:pStyle w:val="Compact"/>
                    <w:rPr>
                      <w:ins w:id="334" w:author="Kendra Wyant" w:date="2026-04-29T15:51:00Z" w16du:dateUtc="2026-04-29T20:51:00Z"/>
                      <w:rFonts w:ascii="Arial" w:hAnsi="Arial" w:cs="Arial"/>
                    </w:rPr>
                  </w:pPr>
                  <w:ins w:id="335" w:author="Kendra Wyant" w:date="2026-04-29T15:51:00Z" w16du:dateUtc="2026-04-29T20:51:00Z">
                    <w:r w:rsidRPr="00A1169D">
                      <w:rPr>
                        <w:rFonts w:ascii="Arial" w:hAnsi="Arial" w:cs="Arial"/>
                      </w:rPr>
                      <w:t xml:space="preserve">Difference and raw rate </w:t>
                    </w:r>
                    <w:proofErr w:type="gramStart"/>
                    <w:r w:rsidRPr="00A1169D">
                      <w:rPr>
                        <w:rFonts w:ascii="Arial" w:hAnsi="Arial" w:cs="Arial"/>
                      </w:rPr>
                      <w:t>counts</w:t>
                    </w:r>
                    <w:proofErr w:type="gramEnd"/>
                    <w:r w:rsidRPr="00A1169D">
                      <w:rPr>
                        <w:rFonts w:ascii="Arial" w:hAnsi="Arial" w:cs="Arial"/>
                      </w:rPr>
                      <w:t xml:space="preserve"> of each response option</w:t>
                    </w:r>
                  </w:ins>
                </w:p>
              </w:tc>
              <w:tc>
                <w:tcPr>
                  <w:tcW w:w="1260" w:type="dxa"/>
                </w:tcPr>
                <w:p w14:paraId="5A36160B" w14:textId="77777777" w:rsidR="0022083A" w:rsidRPr="00A1169D" w:rsidRDefault="00000000" w:rsidP="00A1169D">
                  <w:pPr>
                    <w:pStyle w:val="Compact"/>
                    <w:rPr>
                      <w:ins w:id="336" w:author="Kendra Wyant" w:date="2026-04-29T15:51:00Z" w16du:dateUtc="2026-04-29T20:51:00Z"/>
                      <w:rFonts w:ascii="Arial" w:hAnsi="Arial" w:cs="Arial"/>
                    </w:rPr>
                  </w:pPr>
                  <w:ins w:id="337" w:author="Kendra Wyant" w:date="2026-04-29T15:51:00Z" w16du:dateUtc="2026-04-29T20:51:00Z">
                    <w:r w:rsidRPr="00A1169D">
                      <w:rPr>
                        <w:rFonts w:ascii="Arial" w:hAnsi="Arial" w:cs="Arial"/>
                      </w:rPr>
                      <w:t>24 and 1 week</w:t>
                    </w:r>
                  </w:ins>
                </w:p>
              </w:tc>
              <w:tc>
                <w:tcPr>
                  <w:tcW w:w="1170" w:type="dxa"/>
                </w:tcPr>
                <w:p w14:paraId="67F88673" w14:textId="77777777" w:rsidR="0022083A" w:rsidRPr="00A1169D" w:rsidRDefault="00000000" w:rsidP="00A1169D">
                  <w:pPr>
                    <w:pStyle w:val="Compact"/>
                    <w:rPr>
                      <w:ins w:id="338" w:author="Kendra Wyant" w:date="2026-04-29T15:51:00Z" w16du:dateUtc="2026-04-29T20:51:00Z"/>
                      <w:rFonts w:ascii="Arial" w:hAnsi="Arial" w:cs="Arial"/>
                    </w:rPr>
                  </w:pPr>
                  <w:ins w:id="339" w:author="Kendra Wyant" w:date="2026-04-29T15:51:00Z" w16du:dateUtc="2026-04-29T20:51:00Z">
                    <w:r w:rsidRPr="00A1169D">
                      <w:rPr>
                        <w:rFonts w:ascii="Arial" w:hAnsi="Arial" w:cs="Arial"/>
                      </w:rPr>
                      <w:t>12</w:t>
                    </w:r>
                  </w:ins>
                </w:p>
              </w:tc>
            </w:tr>
            <w:tr w:rsidR="0022083A" w:rsidRPr="00A1169D" w14:paraId="169FB2D7" w14:textId="77777777" w:rsidTr="00A1169D">
              <w:trPr>
                <w:ins w:id="340" w:author="Kendra Wyant" w:date="2026-04-29T15:51:00Z" w16du:dateUtc="2026-04-29T20:51:00Z"/>
              </w:trPr>
              <w:tc>
                <w:tcPr>
                  <w:tcW w:w="1890" w:type="dxa"/>
                </w:tcPr>
                <w:p w14:paraId="0721E954" w14:textId="77777777" w:rsidR="0022083A" w:rsidRPr="00A1169D" w:rsidRDefault="00000000" w:rsidP="00A1169D">
                  <w:pPr>
                    <w:pStyle w:val="Compact"/>
                    <w:rPr>
                      <w:ins w:id="341" w:author="Kendra Wyant" w:date="2026-04-29T15:51:00Z" w16du:dateUtc="2026-04-29T20:51:00Z"/>
                      <w:rFonts w:ascii="Arial" w:hAnsi="Arial" w:cs="Arial"/>
                    </w:rPr>
                  </w:pPr>
                  <w:ins w:id="342" w:author="Kendra Wyant" w:date="2026-04-29T15:51:00Z" w16du:dateUtc="2026-04-29T20:51:00Z">
                    <w:r w:rsidRPr="00A1169D">
                      <w:rPr>
                        <w:rFonts w:ascii="Arial" w:hAnsi="Arial" w:cs="Arial"/>
                      </w:rPr>
                      <w:t xml:space="preserve">What is their </w:t>
                    </w:r>
                    <w:r w:rsidRPr="00A1169D">
                      <w:rPr>
                        <w:rFonts w:ascii="Arial" w:hAnsi="Arial" w:cs="Arial"/>
                      </w:rPr>
                      <w:lastRenderedPageBreak/>
                      <w:t>drinking status?</w:t>
                    </w:r>
                  </w:ins>
                </w:p>
              </w:tc>
              <w:tc>
                <w:tcPr>
                  <w:tcW w:w="1890" w:type="dxa"/>
                </w:tcPr>
                <w:p w14:paraId="3B00E819" w14:textId="77777777" w:rsidR="0022083A" w:rsidRPr="00A1169D" w:rsidRDefault="00000000" w:rsidP="00A1169D">
                  <w:pPr>
                    <w:pStyle w:val="Compact"/>
                    <w:rPr>
                      <w:ins w:id="343" w:author="Kendra Wyant" w:date="2026-04-29T15:51:00Z" w16du:dateUtc="2026-04-29T20:51:00Z"/>
                      <w:rFonts w:ascii="Arial" w:hAnsi="Arial" w:cs="Arial"/>
                    </w:rPr>
                  </w:pPr>
                  <w:ins w:id="344" w:author="Kendra Wyant" w:date="2026-04-29T15:51:00Z" w16du:dateUtc="2026-04-29T20:51:00Z">
                    <w:r w:rsidRPr="00A1169D">
                      <w:rPr>
                        <w:rFonts w:ascii="Arial" w:hAnsi="Arial" w:cs="Arial"/>
                      </w:rPr>
                      <w:lastRenderedPageBreak/>
                      <w:t xml:space="preserve">Cellular </w:t>
                    </w:r>
                    <w:r w:rsidRPr="00A1169D">
                      <w:rPr>
                        <w:rFonts w:ascii="Arial" w:hAnsi="Arial" w:cs="Arial"/>
                      </w:rPr>
                      <w:lastRenderedPageBreak/>
                      <w:t>communication</w:t>
                    </w:r>
                  </w:ins>
                </w:p>
              </w:tc>
              <w:tc>
                <w:tcPr>
                  <w:tcW w:w="1350" w:type="dxa"/>
                </w:tcPr>
                <w:p w14:paraId="2CD4E3D8" w14:textId="77777777" w:rsidR="0022083A" w:rsidRPr="00A1169D" w:rsidRDefault="00000000" w:rsidP="00A1169D">
                  <w:pPr>
                    <w:pStyle w:val="Compact"/>
                    <w:rPr>
                      <w:ins w:id="345" w:author="Kendra Wyant" w:date="2026-04-29T15:51:00Z" w16du:dateUtc="2026-04-29T20:51:00Z"/>
                      <w:rFonts w:ascii="Arial" w:hAnsi="Arial" w:cs="Arial"/>
                    </w:rPr>
                  </w:pPr>
                  <w:ins w:id="346" w:author="Kendra Wyant" w:date="2026-04-29T15:51:00Z" w16du:dateUtc="2026-04-29T20:51:00Z">
                    <w:r w:rsidRPr="00A1169D">
                      <w:rPr>
                        <w:rFonts w:ascii="Arial" w:hAnsi="Arial" w:cs="Arial"/>
                      </w:rPr>
                      <w:lastRenderedPageBreak/>
                      <w:t xml:space="preserve">Drinker, </w:t>
                    </w:r>
                    <w:r w:rsidRPr="00A1169D">
                      <w:rPr>
                        <w:rFonts w:ascii="Arial" w:hAnsi="Arial" w:cs="Arial"/>
                      </w:rPr>
                      <w:lastRenderedPageBreak/>
                      <w:t>non-drinker, don't know</w:t>
                    </w:r>
                  </w:ins>
                </w:p>
              </w:tc>
              <w:tc>
                <w:tcPr>
                  <w:tcW w:w="1890" w:type="dxa"/>
                </w:tcPr>
                <w:p w14:paraId="7E35AA5C" w14:textId="77777777" w:rsidR="0022083A" w:rsidRPr="00A1169D" w:rsidRDefault="00000000" w:rsidP="00A1169D">
                  <w:pPr>
                    <w:pStyle w:val="Compact"/>
                    <w:rPr>
                      <w:ins w:id="347" w:author="Kendra Wyant" w:date="2026-04-29T15:51:00Z" w16du:dateUtc="2026-04-29T20:51:00Z"/>
                      <w:rFonts w:ascii="Arial" w:hAnsi="Arial" w:cs="Arial"/>
                    </w:rPr>
                  </w:pPr>
                  <w:ins w:id="348" w:author="Kendra Wyant" w:date="2026-04-29T15:51:00Z" w16du:dateUtc="2026-04-29T20:51:00Z">
                    <w:r w:rsidRPr="00A1169D">
                      <w:rPr>
                        <w:rFonts w:ascii="Arial" w:hAnsi="Arial" w:cs="Arial"/>
                      </w:rPr>
                      <w:lastRenderedPageBreak/>
                      <w:t xml:space="preserve">Difference and </w:t>
                    </w:r>
                    <w:r w:rsidRPr="00A1169D">
                      <w:rPr>
                        <w:rFonts w:ascii="Arial" w:hAnsi="Arial" w:cs="Arial"/>
                      </w:rPr>
                      <w:lastRenderedPageBreak/>
                      <w:t xml:space="preserve">raw rate </w:t>
                    </w:r>
                    <w:proofErr w:type="gramStart"/>
                    <w:r w:rsidRPr="00A1169D">
                      <w:rPr>
                        <w:rFonts w:ascii="Arial" w:hAnsi="Arial" w:cs="Arial"/>
                      </w:rPr>
                      <w:t>counts</w:t>
                    </w:r>
                    <w:proofErr w:type="gramEnd"/>
                    <w:r w:rsidRPr="00A1169D">
                      <w:rPr>
                        <w:rFonts w:ascii="Arial" w:hAnsi="Arial" w:cs="Arial"/>
                      </w:rPr>
                      <w:t xml:space="preserve"> of each response option</w:t>
                    </w:r>
                  </w:ins>
                </w:p>
              </w:tc>
              <w:tc>
                <w:tcPr>
                  <w:tcW w:w="1260" w:type="dxa"/>
                </w:tcPr>
                <w:p w14:paraId="6BD583E7" w14:textId="77777777" w:rsidR="0022083A" w:rsidRPr="00A1169D" w:rsidRDefault="00000000" w:rsidP="00A1169D">
                  <w:pPr>
                    <w:pStyle w:val="Compact"/>
                    <w:rPr>
                      <w:ins w:id="349" w:author="Kendra Wyant" w:date="2026-04-29T15:51:00Z" w16du:dateUtc="2026-04-29T20:51:00Z"/>
                      <w:rFonts w:ascii="Arial" w:hAnsi="Arial" w:cs="Arial"/>
                    </w:rPr>
                  </w:pPr>
                  <w:ins w:id="350" w:author="Kendra Wyant" w:date="2026-04-29T15:51:00Z" w16du:dateUtc="2026-04-29T20:51:00Z">
                    <w:r w:rsidRPr="00A1169D">
                      <w:rPr>
                        <w:rFonts w:ascii="Arial" w:hAnsi="Arial" w:cs="Arial"/>
                      </w:rPr>
                      <w:lastRenderedPageBreak/>
                      <w:t xml:space="preserve">24 and 1 </w:t>
                    </w:r>
                    <w:r w:rsidRPr="00A1169D">
                      <w:rPr>
                        <w:rFonts w:ascii="Arial" w:hAnsi="Arial" w:cs="Arial"/>
                      </w:rPr>
                      <w:lastRenderedPageBreak/>
                      <w:t>week</w:t>
                    </w:r>
                  </w:ins>
                </w:p>
              </w:tc>
              <w:tc>
                <w:tcPr>
                  <w:tcW w:w="1170" w:type="dxa"/>
                </w:tcPr>
                <w:p w14:paraId="7932381D" w14:textId="77777777" w:rsidR="0022083A" w:rsidRPr="00A1169D" w:rsidRDefault="00000000" w:rsidP="00A1169D">
                  <w:pPr>
                    <w:pStyle w:val="Compact"/>
                    <w:rPr>
                      <w:ins w:id="351" w:author="Kendra Wyant" w:date="2026-04-29T15:51:00Z" w16du:dateUtc="2026-04-29T20:51:00Z"/>
                      <w:rFonts w:ascii="Arial" w:hAnsi="Arial" w:cs="Arial"/>
                    </w:rPr>
                  </w:pPr>
                  <w:ins w:id="352" w:author="Kendra Wyant" w:date="2026-04-29T15:51:00Z" w16du:dateUtc="2026-04-29T20:51:00Z">
                    <w:r w:rsidRPr="00A1169D">
                      <w:rPr>
                        <w:rFonts w:ascii="Arial" w:hAnsi="Arial" w:cs="Arial"/>
                      </w:rPr>
                      <w:lastRenderedPageBreak/>
                      <w:t>12</w:t>
                    </w:r>
                  </w:ins>
                </w:p>
              </w:tc>
            </w:tr>
            <w:tr w:rsidR="0022083A" w:rsidRPr="00A1169D" w14:paraId="50DFA9E9" w14:textId="77777777" w:rsidTr="00A1169D">
              <w:trPr>
                <w:ins w:id="353" w:author="Kendra Wyant" w:date="2026-04-29T15:51:00Z" w16du:dateUtc="2026-04-29T20:51:00Z"/>
              </w:trPr>
              <w:tc>
                <w:tcPr>
                  <w:tcW w:w="1890" w:type="dxa"/>
                </w:tcPr>
                <w:p w14:paraId="079C90CA" w14:textId="77777777" w:rsidR="0022083A" w:rsidRPr="00A1169D" w:rsidRDefault="00000000" w:rsidP="00A1169D">
                  <w:pPr>
                    <w:pStyle w:val="Compact"/>
                    <w:rPr>
                      <w:ins w:id="354" w:author="Kendra Wyant" w:date="2026-04-29T15:51:00Z" w16du:dateUtc="2026-04-29T20:51:00Z"/>
                      <w:rFonts w:ascii="Arial" w:hAnsi="Arial" w:cs="Arial"/>
                    </w:rPr>
                  </w:pPr>
                  <w:ins w:id="355" w:author="Kendra Wyant" w:date="2026-04-29T15:51:00Z" w16du:dateUtc="2026-04-29T20:51:00Z">
                    <w:r w:rsidRPr="00A1169D">
                      <w:rPr>
                        <w:rFonts w:ascii="Arial" w:hAnsi="Arial" w:cs="Arial"/>
                      </w:rPr>
                      <w:t>Would you expect them to drink in your presence?</w:t>
                    </w:r>
                  </w:ins>
                </w:p>
              </w:tc>
              <w:tc>
                <w:tcPr>
                  <w:tcW w:w="1890" w:type="dxa"/>
                </w:tcPr>
                <w:p w14:paraId="1C6B4F15" w14:textId="77777777" w:rsidR="0022083A" w:rsidRPr="00A1169D" w:rsidRDefault="00000000" w:rsidP="00A1169D">
                  <w:pPr>
                    <w:pStyle w:val="Compact"/>
                    <w:rPr>
                      <w:ins w:id="356" w:author="Kendra Wyant" w:date="2026-04-29T15:51:00Z" w16du:dateUtc="2026-04-29T20:51:00Z"/>
                      <w:rFonts w:ascii="Arial" w:hAnsi="Arial" w:cs="Arial"/>
                    </w:rPr>
                  </w:pPr>
                  <w:ins w:id="357" w:author="Kendra Wyant" w:date="2026-04-29T15:51:00Z" w16du:dateUtc="2026-04-29T20:51:00Z">
                    <w:r w:rsidRPr="00A1169D">
                      <w:rPr>
                        <w:rFonts w:ascii="Arial" w:hAnsi="Arial" w:cs="Arial"/>
                      </w:rPr>
                      <w:t>Cellular communication</w:t>
                    </w:r>
                  </w:ins>
                </w:p>
              </w:tc>
              <w:tc>
                <w:tcPr>
                  <w:tcW w:w="1350" w:type="dxa"/>
                </w:tcPr>
                <w:p w14:paraId="5BC586DC" w14:textId="77777777" w:rsidR="0022083A" w:rsidRPr="00A1169D" w:rsidRDefault="00000000" w:rsidP="00A1169D">
                  <w:pPr>
                    <w:pStyle w:val="Compact"/>
                    <w:rPr>
                      <w:ins w:id="358" w:author="Kendra Wyant" w:date="2026-04-29T15:51:00Z" w16du:dateUtc="2026-04-29T20:51:00Z"/>
                      <w:rFonts w:ascii="Arial" w:hAnsi="Arial" w:cs="Arial"/>
                    </w:rPr>
                  </w:pPr>
                  <w:ins w:id="359" w:author="Kendra Wyant" w:date="2026-04-29T15:51:00Z" w16du:dateUtc="2026-04-29T20:51:00Z">
                    <w:r w:rsidRPr="00A1169D">
                      <w:rPr>
                        <w:rFonts w:ascii="Arial" w:hAnsi="Arial" w:cs="Arial"/>
                      </w:rPr>
                      <w:t>Yes, no, uncertain</w:t>
                    </w:r>
                  </w:ins>
                </w:p>
              </w:tc>
              <w:tc>
                <w:tcPr>
                  <w:tcW w:w="1890" w:type="dxa"/>
                </w:tcPr>
                <w:p w14:paraId="43D38289" w14:textId="77777777" w:rsidR="0022083A" w:rsidRPr="00A1169D" w:rsidRDefault="00000000" w:rsidP="00A1169D">
                  <w:pPr>
                    <w:pStyle w:val="Compact"/>
                    <w:rPr>
                      <w:ins w:id="360" w:author="Kendra Wyant" w:date="2026-04-29T15:51:00Z" w16du:dateUtc="2026-04-29T20:51:00Z"/>
                      <w:rFonts w:ascii="Arial" w:hAnsi="Arial" w:cs="Arial"/>
                    </w:rPr>
                  </w:pPr>
                  <w:ins w:id="361" w:author="Kendra Wyant" w:date="2026-04-29T15:51:00Z" w16du:dateUtc="2026-04-29T20:51:00Z">
                    <w:r w:rsidRPr="00A1169D">
                      <w:rPr>
                        <w:rFonts w:ascii="Arial" w:hAnsi="Arial" w:cs="Arial"/>
                      </w:rPr>
                      <w:t xml:space="preserve">Difference and raw rate </w:t>
                    </w:r>
                    <w:proofErr w:type="gramStart"/>
                    <w:r w:rsidRPr="00A1169D">
                      <w:rPr>
                        <w:rFonts w:ascii="Arial" w:hAnsi="Arial" w:cs="Arial"/>
                      </w:rPr>
                      <w:t>counts</w:t>
                    </w:r>
                    <w:proofErr w:type="gramEnd"/>
                    <w:r w:rsidRPr="00A1169D">
                      <w:rPr>
                        <w:rFonts w:ascii="Arial" w:hAnsi="Arial" w:cs="Arial"/>
                      </w:rPr>
                      <w:t xml:space="preserve"> of each response option</w:t>
                    </w:r>
                  </w:ins>
                </w:p>
              </w:tc>
              <w:tc>
                <w:tcPr>
                  <w:tcW w:w="1260" w:type="dxa"/>
                </w:tcPr>
                <w:p w14:paraId="244388BB" w14:textId="77777777" w:rsidR="0022083A" w:rsidRPr="00A1169D" w:rsidRDefault="00000000" w:rsidP="00A1169D">
                  <w:pPr>
                    <w:pStyle w:val="Compact"/>
                    <w:rPr>
                      <w:ins w:id="362" w:author="Kendra Wyant" w:date="2026-04-29T15:51:00Z" w16du:dateUtc="2026-04-29T20:51:00Z"/>
                      <w:rFonts w:ascii="Arial" w:hAnsi="Arial" w:cs="Arial"/>
                    </w:rPr>
                  </w:pPr>
                  <w:ins w:id="363" w:author="Kendra Wyant" w:date="2026-04-29T15:51:00Z" w16du:dateUtc="2026-04-29T20:51:00Z">
                    <w:r w:rsidRPr="00A1169D">
                      <w:rPr>
                        <w:rFonts w:ascii="Arial" w:hAnsi="Arial" w:cs="Arial"/>
                      </w:rPr>
                      <w:t>24 and 1 week</w:t>
                    </w:r>
                  </w:ins>
                </w:p>
              </w:tc>
              <w:tc>
                <w:tcPr>
                  <w:tcW w:w="1170" w:type="dxa"/>
                </w:tcPr>
                <w:p w14:paraId="4DE121EF" w14:textId="77777777" w:rsidR="0022083A" w:rsidRPr="00A1169D" w:rsidRDefault="00000000" w:rsidP="00A1169D">
                  <w:pPr>
                    <w:pStyle w:val="Compact"/>
                    <w:rPr>
                      <w:ins w:id="364" w:author="Kendra Wyant" w:date="2026-04-29T15:51:00Z" w16du:dateUtc="2026-04-29T20:51:00Z"/>
                      <w:rFonts w:ascii="Arial" w:hAnsi="Arial" w:cs="Arial"/>
                    </w:rPr>
                  </w:pPr>
                  <w:ins w:id="365" w:author="Kendra Wyant" w:date="2026-04-29T15:51:00Z" w16du:dateUtc="2026-04-29T20:51:00Z">
                    <w:r w:rsidRPr="00A1169D">
                      <w:rPr>
                        <w:rFonts w:ascii="Arial" w:hAnsi="Arial" w:cs="Arial"/>
                      </w:rPr>
                      <w:t>12</w:t>
                    </w:r>
                  </w:ins>
                </w:p>
              </w:tc>
            </w:tr>
            <w:tr w:rsidR="0022083A" w:rsidRPr="00A1169D" w14:paraId="5BDCA80B" w14:textId="77777777" w:rsidTr="00A1169D">
              <w:trPr>
                <w:ins w:id="366" w:author="Kendra Wyant" w:date="2026-04-29T15:51:00Z" w16du:dateUtc="2026-04-29T20:51:00Z"/>
              </w:trPr>
              <w:tc>
                <w:tcPr>
                  <w:tcW w:w="1890" w:type="dxa"/>
                </w:tcPr>
                <w:p w14:paraId="2F86328D" w14:textId="77777777" w:rsidR="0022083A" w:rsidRPr="00A1169D" w:rsidRDefault="00000000" w:rsidP="00A1169D">
                  <w:pPr>
                    <w:pStyle w:val="Compact"/>
                    <w:rPr>
                      <w:ins w:id="367" w:author="Kendra Wyant" w:date="2026-04-29T15:51:00Z" w16du:dateUtc="2026-04-29T20:51:00Z"/>
                      <w:rFonts w:ascii="Arial" w:hAnsi="Arial" w:cs="Arial"/>
                    </w:rPr>
                  </w:pPr>
                  <w:ins w:id="368" w:author="Kendra Wyant" w:date="2026-04-29T15:51:00Z" w16du:dateUtc="2026-04-29T20:51:00Z">
                    <w:r w:rsidRPr="00A1169D">
                      <w:rPr>
                        <w:rFonts w:ascii="Arial" w:hAnsi="Arial" w:cs="Arial"/>
                      </w:rPr>
                      <w:t>Are they currently in recovery from drugs or alcohol?</w:t>
                    </w:r>
                  </w:ins>
                </w:p>
              </w:tc>
              <w:tc>
                <w:tcPr>
                  <w:tcW w:w="1890" w:type="dxa"/>
                </w:tcPr>
                <w:p w14:paraId="4A4E1C12" w14:textId="77777777" w:rsidR="0022083A" w:rsidRPr="00A1169D" w:rsidRDefault="00000000" w:rsidP="00A1169D">
                  <w:pPr>
                    <w:pStyle w:val="Compact"/>
                    <w:rPr>
                      <w:ins w:id="369" w:author="Kendra Wyant" w:date="2026-04-29T15:51:00Z" w16du:dateUtc="2026-04-29T20:51:00Z"/>
                      <w:rFonts w:ascii="Arial" w:hAnsi="Arial" w:cs="Arial"/>
                    </w:rPr>
                  </w:pPr>
                  <w:ins w:id="370" w:author="Kendra Wyant" w:date="2026-04-29T15:51:00Z" w16du:dateUtc="2026-04-29T20:51:00Z">
                    <w:r w:rsidRPr="00A1169D">
                      <w:rPr>
                        <w:rFonts w:ascii="Arial" w:hAnsi="Arial" w:cs="Arial"/>
                      </w:rPr>
                      <w:t>Cellular communication</w:t>
                    </w:r>
                  </w:ins>
                </w:p>
              </w:tc>
              <w:tc>
                <w:tcPr>
                  <w:tcW w:w="1350" w:type="dxa"/>
                </w:tcPr>
                <w:p w14:paraId="3197B801" w14:textId="77777777" w:rsidR="0022083A" w:rsidRPr="00A1169D" w:rsidRDefault="00000000" w:rsidP="00A1169D">
                  <w:pPr>
                    <w:pStyle w:val="Compact"/>
                    <w:rPr>
                      <w:ins w:id="371" w:author="Kendra Wyant" w:date="2026-04-29T15:51:00Z" w16du:dateUtc="2026-04-29T20:51:00Z"/>
                      <w:rFonts w:ascii="Arial" w:hAnsi="Arial" w:cs="Arial"/>
                    </w:rPr>
                  </w:pPr>
                  <w:ins w:id="372" w:author="Kendra Wyant" w:date="2026-04-29T15:51:00Z" w16du:dateUtc="2026-04-29T20:51:00Z">
                    <w:r w:rsidRPr="00A1169D">
                      <w:rPr>
                        <w:rFonts w:ascii="Arial" w:hAnsi="Arial" w:cs="Arial"/>
                      </w:rPr>
                      <w:t>Yes, no, don't know</w:t>
                    </w:r>
                  </w:ins>
                </w:p>
              </w:tc>
              <w:tc>
                <w:tcPr>
                  <w:tcW w:w="1890" w:type="dxa"/>
                </w:tcPr>
                <w:p w14:paraId="247AD38F" w14:textId="77777777" w:rsidR="0022083A" w:rsidRPr="00A1169D" w:rsidRDefault="00000000" w:rsidP="00A1169D">
                  <w:pPr>
                    <w:pStyle w:val="Compact"/>
                    <w:rPr>
                      <w:ins w:id="373" w:author="Kendra Wyant" w:date="2026-04-29T15:51:00Z" w16du:dateUtc="2026-04-29T20:51:00Z"/>
                      <w:rFonts w:ascii="Arial" w:hAnsi="Arial" w:cs="Arial"/>
                    </w:rPr>
                  </w:pPr>
                  <w:ins w:id="374" w:author="Kendra Wyant" w:date="2026-04-29T15:51:00Z" w16du:dateUtc="2026-04-29T20:51:00Z">
                    <w:r w:rsidRPr="00A1169D">
                      <w:rPr>
                        <w:rFonts w:ascii="Arial" w:hAnsi="Arial" w:cs="Arial"/>
                      </w:rPr>
                      <w:t xml:space="preserve">Difference and raw rate </w:t>
                    </w:r>
                    <w:proofErr w:type="gramStart"/>
                    <w:r w:rsidRPr="00A1169D">
                      <w:rPr>
                        <w:rFonts w:ascii="Arial" w:hAnsi="Arial" w:cs="Arial"/>
                      </w:rPr>
                      <w:t>counts</w:t>
                    </w:r>
                    <w:proofErr w:type="gramEnd"/>
                    <w:r w:rsidRPr="00A1169D">
                      <w:rPr>
                        <w:rFonts w:ascii="Arial" w:hAnsi="Arial" w:cs="Arial"/>
                      </w:rPr>
                      <w:t xml:space="preserve"> of each response option</w:t>
                    </w:r>
                  </w:ins>
                </w:p>
              </w:tc>
              <w:tc>
                <w:tcPr>
                  <w:tcW w:w="1260" w:type="dxa"/>
                </w:tcPr>
                <w:p w14:paraId="1712DC95" w14:textId="77777777" w:rsidR="0022083A" w:rsidRPr="00A1169D" w:rsidRDefault="00000000" w:rsidP="00A1169D">
                  <w:pPr>
                    <w:pStyle w:val="Compact"/>
                    <w:rPr>
                      <w:ins w:id="375" w:author="Kendra Wyant" w:date="2026-04-29T15:51:00Z" w16du:dateUtc="2026-04-29T20:51:00Z"/>
                      <w:rFonts w:ascii="Arial" w:hAnsi="Arial" w:cs="Arial"/>
                    </w:rPr>
                  </w:pPr>
                  <w:ins w:id="376" w:author="Kendra Wyant" w:date="2026-04-29T15:51:00Z" w16du:dateUtc="2026-04-29T20:51:00Z">
                    <w:r w:rsidRPr="00A1169D">
                      <w:rPr>
                        <w:rFonts w:ascii="Arial" w:hAnsi="Arial" w:cs="Arial"/>
                      </w:rPr>
                      <w:t>24 and 1 week</w:t>
                    </w:r>
                  </w:ins>
                </w:p>
              </w:tc>
              <w:tc>
                <w:tcPr>
                  <w:tcW w:w="1170" w:type="dxa"/>
                </w:tcPr>
                <w:p w14:paraId="49A50C7B" w14:textId="77777777" w:rsidR="0022083A" w:rsidRPr="00A1169D" w:rsidRDefault="00000000" w:rsidP="00A1169D">
                  <w:pPr>
                    <w:pStyle w:val="Compact"/>
                    <w:rPr>
                      <w:ins w:id="377" w:author="Kendra Wyant" w:date="2026-04-29T15:51:00Z" w16du:dateUtc="2026-04-29T20:51:00Z"/>
                      <w:rFonts w:ascii="Arial" w:hAnsi="Arial" w:cs="Arial"/>
                    </w:rPr>
                  </w:pPr>
                  <w:ins w:id="378" w:author="Kendra Wyant" w:date="2026-04-29T15:51:00Z" w16du:dateUtc="2026-04-29T20:51:00Z">
                    <w:r w:rsidRPr="00A1169D">
                      <w:rPr>
                        <w:rFonts w:ascii="Arial" w:hAnsi="Arial" w:cs="Arial"/>
                      </w:rPr>
                      <w:t>12</w:t>
                    </w:r>
                  </w:ins>
                </w:p>
              </w:tc>
            </w:tr>
            <w:tr w:rsidR="0022083A" w:rsidRPr="00A1169D" w14:paraId="6C428B60" w14:textId="77777777" w:rsidTr="00A1169D">
              <w:trPr>
                <w:ins w:id="379" w:author="Kendra Wyant" w:date="2026-04-29T15:51:00Z" w16du:dateUtc="2026-04-29T20:51:00Z"/>
              </w:trPr>
              <w:tc>
                <w:tcPr>
                  <w:tcW w:w="1890" w:type="dxa"/>
                </w:tcPr>
                <w:p w14:paraId="3B279446" w14:textId="77777777" w:rsidR="0022083A" w:rsidRPr="00A1169D" w:rsidRDefault="00000000" w:rsidP="00A1169D">
                  <w:pPr>
                    <w:pStyle w:val="Compact"/>
                    <w:rPr>
                      <w:ins w:id="380" w:author="Kendra Wyant" w:date="2026-04-29T15:51:00Z" w16du:dateUtc="2026-04-29T20:51:00Z"/>
                      <w:rFonts w:ascii="Arial" w:hAnsi="Arial" w:cs="Arial"/>
                    </w:rPr>
                  </w:pPr>
                  <w:ins w:id="381" w:author="Kendra Wyant" w:date="2026-04-29T15:51:00Z" w16du:dateUtc="2026-04-29T20:51:00Z">
                    <w:r w:rsidRPr="00A1169D">
                      <w:rPr>
                        <w:rFonts w:ascii="Arial" w:hAnsi="Arial" w:cs="Arial"/>
                      </w:rPr>
                      <w:t>Are they supportive about your recovery goals?</w:t>
                    </w:r>
                  </w:ins>
                </w:p>
              </w:tc>
              <w:tc>
                <w:tcPr>
                  <w:tcW w:w="1890" w:type="dxa"/>
                </w:tcPr>
                <w:p w14:paraId="787018F1" w14:textId="77777777" w:rsidR="0022083A" w:rsidRPr="00A1169D" w:rsidRDefault="00000000" w:rsidP="00A1169D">
                  <w:pPr>
                    <w:pStyle w:val="Compact"/>
                    <w:rPr>
                      <w:ins w:id="382" w:author="Kendra Wyant" w:date="2026-04-29T15:51:00Z" w16du:dateUtc="2026-04-29T20:51:00Z"/>
                      <w:rFonts w:ascii="Arial" w:hAnsi="Arial" w:cs="Arial"/>
                    </w:rPr>
                  </w:pPr>
                  <w:ins w:id="383" w:author="Kendra Wyant" w:date="2026-04-29T15:51:00Z" w16du:dateUtc="2026-04-29T20:51:00Z">
                    <w:r w:rsidRPr="00A1169D">
                      <w:rPr>
                        <w:rFonts w:ascii="Arial" w:hAnsi="Arial" w:cs="Arial"/>
                      </w:rPr>
                      <w:t>Cellular communication</w:t>
                    </w:r>
                  </w:ins>
                </w:p>
              </w:tc>
              <w:tc>
                <w:tcPr>
                  <w:tcW w:w="1350" w:type="dxa"/>
                </w:tcPr>
                <w:p w14:paraId="7F79DBBE" w14:textId="77777777" w:rsidR="0022083A" w:rsidRPr="00A1169D" w:rsidRDefault="00000000" w:rsidP="00A1169D">
                  <w:pPr>
                    <w:pStyle w:val="Compact"/>
                    <w:rPr>
                      <w:ins w:id="384" w:author="Kendra Wyant" w:date="2026-04-29T15:51:00Z" w16du:dateUtc="2026-04-29T20:51:00Z"/>
                      <w:rFonts w:ascii="Arial" w:hAnsi="Arial" w:cs="Arial"/>
                    </w:rPr>
                  </w:pPr>
                  <w:ins w:id="385" w:author="Kendra Wyant" w:date="2026-04-29T15:51:00Z" w16du:dateUtc="2026-04-29T20:51:00Z">
                    <w:r w:rsidRPr="00A1169D">
                      <w:rPr>
                        <w:rFonts w:ascii="Arial" w:hAnsi="Arial" w:cs="Arial"/>
                      </w:rPr>
                      <w:t>Supportive, unsupportive, mixed, neutral, don't know</w:t>
                    </w:r>
                  </w:ins>
                </w:p>
              </w:tc>
              <w:tc>
                <w:tcPr>
                  <w:tcW w:w="1890" w:type="dxa"/>
                </w:tcPr>
                <w:p w14:paraId="00F01485" w14:textId="77777777" w:rsidR="0022083A" w:rsidRPr="00A1169D" w:rsidRDefault="00000000" w:rsidP="00A1169D">
                  <w:pPr>
                    <w:pStyle w:val="Compact"/>
                    <w:rPr>
                      <w:ins w:id="386" w:author="Kendra Wyant" w:date="2026-04-29T15:51:00Z" w16du:dateUtc="2026-04-29T20:51:00Z"/>
                      <w:rFonts w:ascii="Arial" w:hAnsi="Arial" w:cs="Arial"/>
                    </w:rPr>
                  </w:pPr>
                  <w:ins w:id="387" w:author="Kendra Wyant" w:date="2026-04-29T15:51:00Z" w16du:dateUtc="2026-04-29T20:51:00Z">
                    <w:r w:rsidRPr="00A1169D">
                      <w:rPr>
                        <w:rFonts w:ascii="Arial" w:hAnsi="Arial" w:cs="Arial"/>
                      </w:rPr>
                      <w:t xml:space="preserve">Difference and raw rate </w:t>
                    </w:r>
                    <w:proofErr w:type="gramStart"/>
                    <w:r w:rsidRPr="00A1169D">
                      <w:rPr>
                        <w:rFonts w:ascii="Arial" w:hAnsi="Arial" w:cs="Arial"/>
                      </w:rPr>
                      <w:t>counts</w:t>
                    </w:r>
                    <w:proofErr w:type="gramEnd"/>
                    <w:r w:rsidRPr="00A1169D">
                      <w:rPr>
                        <w:rFonts w:ascii="Arial" w:hAnsi="Arial" w:cs="Arial"/>
                      </w:rPr>
                      <w:t xml:space="preserve"> of each response option</w:t>
                    </w:r>
                  </w:ins>
                </w:p>
              </w:tc>
              <w:tc>
                <w:tcPr>
                  <w:tcW w:w="1260" w:type="dxa"/>
                </w:tcPr>
                <w:p w14:paraId="154FD59C" w14:textId="77777777" w:rsidR="0022083A" w:rsidRPr="00A1169D" w:rsidRDefault="00000000" w:rsidP="00A1169D">
                  <w:pPr>
                    <w:pStyle w:val="Compact"/>
                    <w:rPr>
                      <w:ins w:id="388" w:author="Kendra Wyant" w:date="2026-04-29T15:51:00Z" w16du:dateUtc="2026-04-29T20:51:00Z"/>
                      <w:rFonts w:ascii="Arial" w:hAnsi="Arial" w:cs="Arial"/>
                    </w:rPr>
                  </w:pPr>
                  <w:ins w:id="389" w:author="Kendra Wyant" w:date="2026-04-29T15:51:00Z" w16du:dateUtc="2026-04-29T20:51:00Z">
                    <w:r w:rsidRPr="00A1169D">
                      <w:rPr>
                        <w:rFonts w:ascii="Arial" w:hAnsi="Arial" w:cs="Arial"/>
                      </w:rPr>
                      <w:t>24 and 1 week</w:t>
                    </w:r>
                  </w:ins>
                </w:p>
              </w:tc>
              <w:tc>
                <w:tcPr>
                  <w:tcW w:w="1170" w:type="dxa"/>
                </w:tcPr>
                <w:p w14:paraId="32C28A5B" w14:textId="77777777" w:rsidR="0022083A" w:rsidRPr="00A1169D" w:rsidRDefault="00000000" w:rsidP="00A1169D">
                  <w:pPr>
                    <w:pStyle w:val="Compact"/>
                    <w:rPr>
                      <w:ins w:id="390" w:author="Kendra Wyant" w:date="2026-04-29T15:51:00Z" w16du:dateUtc="2026-04-29T20:51:00Z"/>
                      <w:rFonts w:ascii="Arial" w:hAnsi="Arial" w:cs="Arial"/>
                    </w:rPr>
                  </w:pPr>
                  <w:ins w:id="391" w:author="Kendra Wyant" w:date="2026-04-29T15:51:00Z" w16du:dateUtc="2026-04-29T20:51:00Z">
                    <w:r w:rsidRPr="00A1169D">
                      <w:rPr>
                        <w:rFonts w:ascii="Arial" w:hAnsi="Arial" w:cs="Arial"/>
                      </w:rPr>
                      <w:t>20</w:t>
                    </w:r>
                  </w:ins>
                </w:p>
              </w:tc>
            </w:tr>
            <w:tr w:rsidR="0022083A" w:rsidRPr="00A1169D" w14:paraId="162FDB56" w14:textId="77777777" w:rsidTr="00A1169D">
              <w:trPr>
                <w:ins w:id="392" w:author="Kendra Wyant" w:date="2026-04-29T15:51:00Z" w16du:dateUtc="2026-04-29T20:51:00Z"/>
              </w:trPr>
              <w:tc>
                <w:tcPr>
                  <w:tcW w:w="1890" w:type="dxa"/>
                </w:tcPr>
                <w:p w14:paraId="4FE9E0EA" w14:textId="77777777" w:rsidR="0022083A" w:rsidRPr="00A1169D" w:rsidRDefault="00000000" w:rsidP="00A1169D">
                  <w:pPr>
                    <w:pStyle w:val="Compact"/>
                    <w:rPr>
                      <w:ins w:id="393" w:author="Kendra Wyant" w:date="2026-04-29T15:51:00Z" w16du:dateUtc="2026-04-29T20:51:00Z"/>
                      <w:rFonts w:ascii="Arial" w:hAnsi="Arial" w:cs="Arial"/>
                    </w:rPr>
                  </w:pPr>
                  <w:ins w:id="394" w:author="Kendra Wyant" w:date="2026-04-29T15:51:00Z" w16du:dateUtc="2026-04-29T20:51:00Z">
                    <w:r w:rsidRPr="00A1169D">
                      <w:rPr>
                        <w:rFonts w:ascii="Arial" w:hAnsi="Arial" w:cs="Arial"/>
                      </w:rPr>
                      <w:t>How are your typical experiences with this person?</w:t>
                    </w:r>
                  </w:ins>
                </w:p>
              </w:tc>
              <w:tc>
                <w:tcPr>
                  <w:tcW w:w="1890" w:type="dxa"/>
                </w:tcPr>
                <w:p w14:paraId="5A665CFA" w14:textId="77777777" w:rsidR="0022083A" w:rsidRPr="00A1169D" w:rsidRDefault="00000000" w:rsidP="00A1169D">
                  <w:pPr>
                    <w:pStyle w:val="Compact"/>
                    <w:rPr>
                      <w:ins w:id="395" w:author="Kendra Wyant" w:date="2026-04-29T15:51:00Z" w16du:dateUtc="2026-04-29T20:51:00Z"/>
                      <w:rFonts w:ascii="Arial" w:hAnsi="Arial" w:cs="Arial"/>
                    </w:rPr>
                  </w:pPr>
                  <w:ins w:id="396" w:author="Kendra Wyant" w:date="2026-04-29T15:51:00Z" w16du:dateUtc="2026-04-29T20:51:00Z">
                    <w:r w:rsidRPr="00A1169D">
                      <w:rPr>
                        <w:rFonts w:ascii="Arial" w:hAnsi="Arial" w:cs="Arial"/>
                      </w:rPr>
                      <w:t>Cellular communication</w:t>
                    </w:r>
                  </w:ins>
                </w:p>
              </w:tc>
              <w:tc>
                <w:tcPr>
                  <w:tcW w:w="1350" w:type="dxa"/>
                </w:tcPr>
                <w:p w14:paraId="2409D936" w14:textId="77777777" w:rsidR="0022083A" w:rsidRPr="00A1169D" w:rsidRDefault="00000000" w:rsidP="00A1169D">
                  <w:pPr>
                    <w:pStyle w:val="Compact"/>
                    <w:rPr>
                      <w:ins w:id="397" w:author="Kendra Wyant" w:date="2026-04-29T15:51:00Z" w16du:dateUtc="2026-04-29T20:51:00Z"/>
                      <w:rFonts w:ascii="Arial" w:hAnsi="Arial" w:cs="Arial"/>
                    </w:rPr>
                  </w:pPr>
                  <w:ins w:id="398" w:author="Kendra Wyant" w:date="2026-04-29T15:51:00Z" w16du:dateUtc="2026-04-29T20:51:00Z">
                    <w:r w:rsidRPr="00A1169D">
                      <w:rPr>
                        <w:rFonts w:ascii="Arial" w:hAnsi="Arial" w:cs="Arial"/>
                      </w:rPr>
                      <w:t>Pleasant, unpleasant, mixed, neutral</w:t>
                    </w:r>
                  </w:ins>
                </w:p>
              </w:tc>
              <w:tc>
                <w:tcPr>
                  <w:tcW w:w="1890" w:type="dxa"/>
                </w:tcPr>
                <w:p w14:paraId="28DE9FCC" w14:textId="77777777" w:rsidR="0022083A" w:rsidRPr="00A1169D" w:rsidRDefault="00000000" w:rsidP="00A1169D">
                  <w:pPr>
                    <w:pStyle w:val="Compact"/>
                    <w:rPr>
                      <w:ins w:id="399" w:author="Kendra Wyant" w:date="2026-04-29T15:51:00Z" w16du:dateUtc="2026-04-29T20:51:00Z"/>
                      <w:rFonts w:ascii="Arial" w:hAnsi="Arial" w:cs="Arial"/>
                    </w:rPr>
                  </w:pPr>
                  <w:ins w:id="400" w:author="Kendra Wyant" w:date="2026-04-29T15:51:00Z" w16du:dateUtc="2026-04-29T20:51:00Z">
                    <w:r w:rsidRPr="00A1169D">
                      <w:rPr>
                        <w:rFonts w:ascii="Arial" w:hAnsi="Arial" w:cs="Arial"/>
                      </w:rPr>
                      <w:t xml:space="preserve">Difference and raw rate </w:t>
                    </w:r>
                    <w:proofErr w:type="gramStart"/>
                    <w:r w:rsidRPr="00A1169D">
                      <w:rPr>
                        <w:rFonts w:ascii="Arial" w:hAnsi="Arial" w:cs="Arial"/>
                      </w:rPr>
                      <w:t>counts</w:t>
                    </w:r>
                    <w:proofErr w:type="gramEnd"/>
                    <w:r w:rsidRPr="00A1169D">
                      <w:rPr>
                        <w:rFonts w:ascii="Arial" w:hAnsi="Arial" w:cs="Arial"/>
                      </w:rPr>
                      <w:t xml:space="preserve"> of each response option</w:t>
                    </w:r>
                  </w:ins>
                </w:p>
              </w:tc>
              <w:tc>
                <w:tcPr>
                  <w:tcW w:w="1260" w:type="dxa"/>
                </w:tcPr>
                <w:p w14:paraId="7FA50AE8" w14:textId="77777777" w:rsidR="0022083A" w:rsidRPr="00A1169D" w:rsidRDefault="00000000" w:rsidP="00A1169D">
                  <w:pPr>
                    <w:pStyle w:val="Compact"/>
                    <w:rPr>
                      <w:ins w:id="401" w:author="Kendra Wyant" w:date="2026-04-29T15:51:00Z" w16du:dateUtc="2026-04-29T20:51:00Z"/>
                      <w:rFonts w:ascii="Arial" w:hAnsi="Arial" w:cs="Arial"/>
                    </w:rPr>
                  </w:pPr>
                  <w:ins w:id="402" w:author="Kendra Wyant" w:date="2026-04-29T15:51:00Z" w16du:dateUtc="2026-04-29T20:51:00Z">
                    <w:r w:rsidRPr="00A1169D">
                      <w:rPr>
                        <w:rFonts w:ascii="Arial" w:hAnsi="Arial" w:cs="Arial"/>
                      </w:rPr>
                      <w:t>24 and 1 week</w:t>
                    </w:r>
                  </w:ins>
                </w:p>
              </w:tc>
              <w:tc>
                <w:tcPr>
                  <w:tcW w:w="1170" w:type="dxa"/>
                </w:tcPr>
                <w:p w14:paraId="79A05027" w14:textId="77777777" w:rsidR="0022083A" w:rsidRPr="00A1169D" w:rsidRDefault="00000000" w:rsidP="00A1169D">
                  <w:pPr>
                    <w:pStyle w:val="Compact"/>
                    <w:rPr>
                      <w:ins w:id="403" w:author="Kendra Wyant" w:date="2026-04-29T15:51:00Z" w16du:dateUtc="2026-04-29T20:51:00Z"/>
                      <w:rFonts w:ascii="Arial" w:hAnsi="Arial" w:cs="Arial"/>
                    </w:rPr>
                  </w:pPr>
                  <w:ins w:id="404" w:author="Kendra Wyant" w:date="2026-04-29T15:51:00Z" w16du:dateUtc="2026-04-29T20:51:00Z">
                    <w:r w:rsidRPr="00A1169D">
                      <w:rPr>
                        <w:rFonts w:ascii="Arial" w:hAnsi="Arial" w:cs="Arial"/>
                      </w:rPr>
                      <w:t>16</w:t>
                    </w:r>
                  </w:ins>
                </w:p>
              </w:tc>
            </w:tr>
            <w:tr w:rsidR="0022083A" w:rsidRPr="00A1169D" w14:paraId="5180C5BC" w14:textId="77777777" w:rsidTr="00A1169D">
              <w:trPr>
                <w:ins w:id="405" w:author="Kendra Wyant" w:date="2026-04-29T15:51:00Z" w16du:dateUtc="2026-04-29T20:51:00Z"/>
              </w:trPr>
              <w:tc>
                <w:tcPr>
                  <w:tcW w:w="1890" w:type="dxa"/>
                </w:tcPr>
                <w:p w14:paraId="44FE2CC3" w14:textId="77777777" w:rsidR="0022083A" w:rsidRPr="00A1169D" w:rsidRDefault="00000000" w:rsidP="00A1169D">
                  <w:pPr>
                    <w:pStyle w:val="Compact"/>
                    <w:rPr>
                      <w:ins w:id="406" w:author="Kendra Wyant" w:date="2026-04-29T15:51:00Z" w16du:dateUtc="2026-04-29T20:51:00Z"/>
                      <w:rFonts w:ascii="Arial" w:hAnsi="Arial" w:cs="Arial"/>
                    </w:rPr>
                  </w:pPr>
                  <w:ins w:id="407" w:author="Kendra Wyant" w:date="2026-04-29T15:51:00Z" w16du:dateUtc="2026-04-29T20:51:00Z">
                    <w:r w:rsidRPr="00A1169D">
                      <w:rPr>
                        <w:rFonts w:ascii="Arial" w:hAnsi="Arial" w:cs="Arial"/>
                      </w:rPr>
                      <w:t>Age</w:t>
                    </w:r>
                  </w:ins>
                </w:p>
              </w:tc>
              <w:tc>
                <w:tcPr>
                  <w:tcW w:w="1890" w:type="dxa"/>
                </w:tcPr>
                <w:p w14:paraId="6608095B" w14:textId="77777777" w:rsidR="0022083A" w:rsidRPr="00A1169D" w:rsidRDefault="00000000" w:rsidP="00A1169D">
                  <w:pPr>
                    <w:pStyle w:val="Compact"/>
                    <w:rPr>
                      <w:ins w:id="408" w:author="Kendra Wyant" w:date="2026-04-29T15:51:00Z" w16du:dateUtc="2026-04-29T20:51:00Z"/>
                      <w:rFonts w:ascii="Arial" w:hAnsi="Arial" w:cs="Arial"/>
                    </w:rPr>
                  </w:pPr>
                  <w:ins w:id="409" w:author="Kendra Wyant" w:date="2026-04-29T15:51:00Z" w16du:dateUtc="2026-04-29T20:51:00Z">
                    <w:r w:rsidRPr="00A1169D">
                      <w:rPr>
                        <w:rFonts w:ascii="Arial" w:hAnsi="Arial" w:cs="Arial"/>
                      </w:rPr>
                      <w:t>Demographics</w:t>
                    </w:r>
                  </w:ins>
                </w:p>
              </w:tc>
              <w:tc>
                <w:tcPr>
                  <w:tcW w:w="1350" w:type="dxa"/>
                </w:tcPr>
                <w:p w14:paraId="5D5BE410" w14:textId="77777777" w:rsidR="0022083A" w:rsidRPr="00A1169D" w:rsidRDefault="00000000" w:rsidP="00A1169D">
                  <w:pPr>
                    <w:pStyle w:val="Compact"/>
                    <w:rPr>
                      <w:ins w:id="410" w:author="Kendra Wyant" w:date="2026-04-29T15:51:00Z" w16du:dateUtc="2026-04-29T20:51:00Z"/>
                      <w:rFonts w:ascii="Arial" w:hAnsi="Arial" w:cs="Arial"/>
                    </w:rPr>
                  </w:pPr>
                  <w:ins w:id="411" w:author="Kendra Wyant" w:date="2026-04-29T15:51:00Z" w16du:dateUtc="2026-04-29T20:51:00Z">
                    <w:r w:rsidRPr="00A1169D">
                      <w:rPr>
                        <w:rFonts w:ascii="Arial" w:hAnsi="Arial" w:cs="Arial"/>
                      </w:rPr>
                      <w:t>Numeric (years)</w:t>
                    </w:r>
                  </w:ins>
                </w:p>
              </w:tc>
              <w:tc>
                <w:tcPr>
                  <w:tcW w:w="1890" w:type="dxa"/>
                </w:tcPr>
                <w:p w14:paraId="29492B41" w14:textId="77777777" w:rsidR="0022083A" w:rsidRPr="00A1169D" w:rsidRDefault="0022083A" w:rsidP="00A1169D">
                  <w:pPr>
                    <w:pStyle w:val="Compact"/>
                    <w:rPr>
                      <w:ins w:id="412" w:author="Kendra Wyant" w:date="2026-04-29T15:51:00Z" w16du:dateUtc="2026-04-29T20:51:00Z"/>
                      <w:rFonts w:ascii="Arial" w:hAnsi="Arial" w:cs="Arial"/>
                    </w:rPr>
                  </w:pPr>
                </w:p>
              </w:tc>
              <w:tc>
                <w:tcPr>
                  <w:tcW w:w="1260" w:type="dxa"/>
                </w:tcPr>
                <w:p w14:paraId="770D3699" w14:textId="77777777" w:rsidR="0022083A" w:rsidRPr="00A1169D" w:rsidRDefault="0022083A" w:rsidP="00A1169D">
                  <w:pPr>
                    <w:pStyle w:val="Compact"/>
                    <w:rPr>
                      <w:ins w:id="413" w:author="Kendra Wyant" w:date="2026-04-29T15:51:00Z" w16du:dateUtc="2026-04-29T20:51:00Z"/>
                      <w:rFonts w:ascii="Arial" w:hAnsi="Arial" w:cs="Arial"/>
                    </w:rPr>
                  </w:pPr>
                </w:p>
              </w:tc>
              <w:tc>
                <w:tcPr>
                  <w:tcW w:w="1170" w:type="dxa"/>
                </w:tcPr>
                <w:p w14:paraId="50F4918E" w14:textId="77777777" w:rsidR="0022083A" w:rsidRPr="00A1169D" w:rsidRDefault="00000000" w:rsidP="00A1169D">
                  <w:pPr>
                    <w:pStyle w:val="Compact"/>
                    <w:rPr>
                      <w:ins w:id="414" w:author="Kendra Wyant" w:date="2026-04-29T15:51:00Z" w16du:dateUtc="2026-04-29T20:51:00Z"/>
                      <w:rFonts w:ascii="Arial" w:hAnsi="Arial" w:cs="Arial"/>
                    </w:rPr>
                  </w:pPr>
                  <w:ins w:id="415" w:author="Kendra Wyant" w:date="2026-04-29T15:51:00Z" w16du:dateUtc="2026-04-29T20:51:00Z">
                    <w:r w:rsidRPr="00A1169D">
                      <w:rPr>
                        <w:rFonts w:ascii="Arial" w:hAnsi="Arial" w:cs="Arial"/>
                      </w:rPr>
                      <w:t>1</w:t>
                    </w:r>
                  </w:ins>
                </w:p>
              </w:tc>
            </w:tr>
            <w:tr w:rsidR="0022083A" w:rsidRPr="00A1169D" w14:paraId="719A6444" w14:textId="77777777" w:rsidTr="00A1169D">
              <w:trPr>
                <w:ins w:id="416" w:author="Kendra Wyant" w:date="2026-04-29T15:51:00Z" w16du:dateUtc="2026-04-29T20:51:00Z"/>
              </w:trPr>
              <w:tc>
                <w:tcPr>
                  <w:tcW w:w="1890" w:type="dxa"/>
                </w:tcPr>
                <w:p w14:paraId="542E8C45" w14:textId="77777777" w:rsidR="0022083A" w:rsidRPr="00A1169D" w:rsidRDefault="00000000" w:rsidP="00A1169D">
                  <w:pPr>
                    <w:pStyle w:val="Compact"/>
                    <w:rPr>
                      <w:ins w:id="417" w:author="Kendra Wyant" w:date="2026-04-29T15:51:00Z" w16du:dateUtc="2026-04-29T20:51:00Z"/>
                      <w:rFonts w:ascii="Arial" w:hAnsi="Arial" w:cs="Arial"/>
                    </w:rPr>
                  </w:pPr>
                  <w:ins w:id="418" w:author="Kendra Wyant" w:date="2026-04-29T15:51:00Z" w16du:dateUtc="2026-04-29T20:51:00Z">
                    <w:r w:rsidRPr="00A1169D">
                      <w:rPr>
                        <w:rFonts w:ascii="Arial" w:hAnsi="Arial" w:cs="Arial"/>
                      </w:rPr>
                      <w:t>Sex at birth</w:t>
                    </w:r>
                  </w:ins>
                </w:p>
              </w:tc>
              <w:tc>
                <w:tcPr>
                  <w:tcW w:w="1890" w:type="dxa"/>
                </w:tcPr>
                <w:p w14:paraId="18C81E24" w14:textId="77777777" w:rsidR="0022083A" w:rsidRPr="00A1169D" w:rsidRDefault="00000000" w:rsidP="00A1169D">
                  <w:pPr>
                    <w:pStyle w:val="Compact"/>
                    <w:rPr>
                      <w:ins w:id="419" w:author="Kendra Wyant" w:date="2026-04-29T15:51:00Z" w16du:dateUtc="2026-04-29T20:51:00Z"/>
                      <w:rFonts w:ascii="Arial" w:hAnsi="Arial" w:cs="Arial"/>
                    </w:rPr>
                  </w:pPr>
                  <w:ins w:id="420" w:author="Kendra Wyant" w:date="2026-04-29T15:51:00Z" w16du:dateUtc="2026-04-29T20:51:00Z">
                    <w:r w:rsidRPr="00A1169D">
                      <w:rPr>
                        <w:rFonts w:ascii="Arial" w:hAnsi="Arial" w:cs="Arial"/>
                      </w:rPr>
                      <w:t>Demographics</w:t>
                    </w:r>
                  </w:ins>
                </w:p>
              </w:tc>
              <w:tc>
                <w:tcPr>
                  <w:tcW w:w="1350" w:type="dxa"/>
                </w:tcPr>
                <w:p w14:paraId="50391435" w14:textId="77777777" w:rsidR="0022083A" w:rsidRPr="00A1169D" w:rsidRDefault="00000000" w:rsidP="00A1169D">
                  <w:pPr>
                    <w:pStyle w:val="Compact"/>
                    <w:rPr>
                      <w:ins w:id="421" w:author="Kendra Wyant" w:date="2026-04-29T15:51:00Z" w16du:dateUtc="2026-04-29T20:51:00Z"/>
                      <w:rFonts w:ascii="Arial" w:hAnsi="Arial" w:cs="Arial"/>
                    </w:rPr>
                  </w:pPr>
                  <w:ins w:id="422" w:author="Kendra Wyant" w:date="2026-04-29T15:51:00Z" w16du:dateUtc="2026-04-29T20:51:00Z">
                    <w:r w:rsidRPr="00A1169D">
                      <w:rPr>
                        <w:rFonts w:ascii="Arial" w:hAnsi="Arial" w:cs="Arial"/>
                      </w:rPr>
                      <w:t>Male, female</w:t>
                    </w:r>
                  </w:ins>
                </w:p>
              </w:tc>
              <w:tc>
                <w:tcPr>
                  <w:tcW w:w="1890" w:type="dxa"/>
                </w:tcPr>
                <w:p w14:paraId="38C919E2" w14:textId="77777777" w:rsidR="0022083A" w:rsidRPr="00A1169D" w:rsidRDefault="00000000" w:rsidP="00A1169D">
                  <w:pPr>
                    <w:pStyle w:val="Compact"/>
                    <w:rPr>
                      <w:ins w:id="423" w:author="Kendra Wyant" w:date="2026-04-29T15:51:00Z" w16du:dateUtc="2026-04-29T20:51:00Z"/>
                      <w:rFonts w:ascii="Arial" w:hAnsi="Arial" w:cs="Arial"/>
                    </w:rPr>
                  </w:pPr>
                  <w:ins w:id="424" w:author="Kendra Wyant" w:date="2026-04-29T15:51:00Z" w16du:dateUtc="2026-04-29T20:51:00Z">
                    <w:r w:rsidRPr="00A1169D">
                      <w:rPr>
                        <w:rFonts w:ascii="Arial" w:hAnsi="Arial" w:cs="Arial"/>
                      </w:rPr>
                      <w:t>One-hot coded</w:t>
                    </w:r>
                  </w:ins>
                </w:p>
              </w:tc>
              <w:tc>
                <w:tcPr>
                  <w:tcW w:w="1260" w:type="dxa"/>
                </w:tcPr>
                <w:p w14:paraId="15F2CAC5" w14:textId="77777777" w:rsidR="0022083A" w:rsidRPr="00A1169D" w:rsidRDefault="0022083A" w:rsidP="00A1169D">
                  <w:pPr>
                    <w:pStyle w:val="Compact"/>
                    <w:rPr>
                      <w:ins w:id="425" w:author="Kendra Wyant" w:date="2026-04-29T15:51:00Z" w16du:dateUtc="2026-04-29T20:51:00Z"/>
                      <w:rFonts w:ascii="Arial" w:hAnsi="Arial" w:cs="Arial"/>
                    </w:rPr>
                  </w:pPr>
                </w:p>
              </w:tc>
              <w:tc>
                <w:tcPr>
                  <w:tcW w:w="1170" w:type="dxa"/>
                </w:tcPr>
                <w:p w14:paraId="1E59AEFA" w14:textId="77777777" w:rsidR="0022083A" w:rsidRPr="00A1169D" w:rsidRDefault="00000000" w:rsidP="00A1169D">
                  <w:pPr>
                    <w:pStyle w:val="Compact"/>
                    <w:rPr>
                      <w:ins w:id="426" w:author="Kendra Wyant" w:date="2026-04-29T15:51:00Z" w16du:dateUtc="2026-04-29T20:51:00Z"/>
                      <w:rFonts w:ascii="Arial" w:hAnsi="Arial" w:cs="Arial"/>
                    </w:rPr>
                  </w:pPr>
                  <w:ins w:id="427" w:author="Kendra Wyant" w:date="2026-04-29T15:51:00Z" w16du:dateUtc="2026-04-29T20:51:00Z">
                    <w:r w:rsidRPr="00A1169D">
                      <w:rPr>
                        <w:rFonts w:ascii="Arial" w:hAnsi="Arial" w:cs="Arial"/>
                      </w:rPr>
                      <w:t>2</w:t>
                    </w:r>
                  </w:ins>
                </w:p>
              </w:tc>
            </w:tr>
            <w:tr w:rsidR="0022083A" w:rsidRPr="00A1169D" w14:paraId="73F69778" w14:textId="77777777" w:rsidTr="00A1169D">
              <w:trPr>
                <w:ins w:id="428" w:author="Kendra Wyant" w:date="2026-04-29T15:51:00Z" w16du:dateUtc="2026-04-29T20:51:00Z"/>
              </w:trPr>
              <w:tc>
                <w:tcPr>
                  <w:tcW w:w="1890" w:type="dxa"/>
                </w:tcPr>
                <w:p w14:paraId="4B056E6D" w14:textId="77777777" w:rsidR="0022083A" w:rsidRPr="00A1169D" w:rsidRDefault="00000000" w:rsidP="00A1169D">
                  <w:pPr>
                    <w:pStyle w:val="Compact"/>
                    <w:rPr>
                      <w:ins w:id="429" w:author="Kendra Wyant" w:date="2026-04-29T15:51:00Z" w16du:dateUtc="2026-04-29T20:51:00Z"/>
                      <w:rFonts w:ascii="Arial" w:hAnsi="Arial" w:cs="Arial"/>
                    </w:rPr>
                  </w:pPr>
                  <w:ins w:id="430" w:author="Kendra Wyant" w:date="2026-04-29T15:51:00Z" w16du:dateUtc="2026-04-29T20:51:00Z">
                    <w:r w:rsidRPr="00A1169D">
                      <w:rPr>
                        <w:rFonts w:ascii="Arial" w:hAnsi="Arial" w:cs="Arial"/>
                      </w:rPr>
                      <w:t>Race</w:t>
                    </w:r>
                  </w:ins>
                </w:p>
              </w:tc>
              <w:tc>
                <w:tcPr>
                  <w:tcW w:w="1890" w:type="dxa"/>
                </w:tcPr>
                <w:p w14:paraId="2A6A30D4" w14:textId="77777777" w:rsidR="0022083A" w:rsidRPr="00A1169D" w:rsidRDefault="00000000" w:rsidP="00A1169D">
                  <w:pPr>
                    <w:pStyle w:val="Compact"/>
                    <w:rPr>
                      <w:ins w:id="431" w:author="Kendra Wyant" w:date="2026-04-29T15:51:00Z" w16du:dateUtc="2026-04-29T20:51:00Z"/>
                      <w:rFonts w:ascii="Arial" w:hAnsi="Arial" w:cs="Arial"/>
                    </w:rPr>
                  </w:pPr>
                  <w:ins w:id="432" w:author="Kendra Wyant" w:date="2026-04-29T15:51:00Z" w16du:dateUtc="2026-04-29T20:51:00Z">
                    <w:r w:rsidRPr="00A1169D">
                      <w:rPr>
                        <w:rFonts w:ascii="Arial" w:hAnsi="Arial" w:cs="Arial"/>
                      </w:rPr>
                      <w:t>Demographics</w:t>
                    </w:r>
                  </w:ins>
                </w:p>
              </w:tc>
              <w:tc>
                <w:tcPr>
                  <w:tcW w:w="1350" w:type="dxa"/>
                </w:tcPr>
                <w:p w14:paraId="46DFF7B4" w14:textId="77777777" w:rsidR="0022083A" w:rsidRPr="00A1169D" w:rsidRDefault="00000000" w:rsidP="00A1169D">
                  <w:pPr>
                    <w:pStyle w:val="Compact"/>
                    <w:rPr>
                      <w:ins w:id="433" w:author="Kendra Wyant" w:date="2026-04-29T15:51:00Z" w16du:dateUtc="2026-04-29T20:51:00Z"/>
                      <w:rFonts w:ascii="Arial" w:hAnsi="Arial" w:cs="Arial"/>
                    </w:rPr>
                  </w:pPr>
                  <w:ins w:id="434" w:author="Kendra Wyant" w:date="2026-04-29T15:51:00Z" w16du:dateUtc="2026-04-29T20:51:00Z">
                    <w:r w:rsidRPr="00A1169D">
                      <w:rPr>
                        <w:rFonts w:ascii="Arial" w:hAnsi="Arial" w:cs="Arial"/>
                      </w:rPr>
                      <w:t>Non-Hispanic White, non-White and/or Hispanic</w:t>
                    </w:r>
                  </w:ins>
                </w:p>
              </w:tc>
              <w:tc>
                <w:tcPr>
                  <w:tcW w:w="1890" w:type="dxa"/>
                </w:tcPr>
                <w:p w14:paraId="192E8132" w14:textId="77777777" w:rsidR="0022083A" w:rsidRPr="00A1169D" w:rsidRDefault="00000000" w:rsidP="00A1169D">
                  <w:pPr>
                    <w:pStyle w:val="Compact"/>
                    <w:rPr>
                      <w:ins w:id="435" w:author="Kendra Wyant" w:date="2026-04-29T15:51:00Z" w16du:dateUtc="2026-04-29T20:51:00Z"/>
                      <w:rFonts w:ascii="Arial" w:hAnsi="Arial" w:cs="Arial"/>
                    </w:rPr>
                  </w:pPr>
                  <w:ins w:id="436" w:author="Kendra Wyant" w:date="2026-04-29T15:51:00Z" w16du:dateUtc="2026-04-29T20:51:00Z">
                    <w:r w:rsidRPr="00A1169D">
                      <w:rPr>
                        <w:rFonts w:ascii="Arial" w:hAnsi="Arial" w:cs="Arial"/>
                      </w:rPr>
                      <w:t>One-hot coded</w:t>
                    </w:r>
                  </w:ins>
                </w:p>
              </w:tc>
              <w:tc>
                <w:tcPr>
                  <w:tcW w:w="1260" w:type="dxa"/>
                </w:tcPr>
                <w:p w14:paraId="281F159C" w14:textId="77777777" w:rsidR="0022083A" w:rsidRPr="00A1169D" w:rsidRDefault="0022083A" w:rsidP="00A1169D">
                  <w:pPr>
                    <w:pStyle w:val="Compact"/>
                    <w:rPr>
                      <w:ins w:id="437" w:author="Kendra Wyant" w:date="2026-04-29T15:51:00Z" w16du:dateUtc="2026-04-29T20:51:00Z"/>
                      <w:rFonts w:ascii="Arial" w:hAnsi="Arial" w:cs="Arial"/>
                    </w:rPr>
                  </w:pPr>
                </w:p>
              </w:tc>
              <w:tc>
                <w:tcPr>
                  <w:tcW w:w="1170" w:type="dxa"/>
                </w:tcPr>
                <w:p w14:paraId="4B8CCF39" w14:textId="77777777" w:rsidR="0022083A" w:rsidRPr="00A1169D" w:rsidRDefault="00000000" w:rsidP="00A1169D">
                  <w:pPr>
                    <w:pStyle w:val="Compact"/>
                    <w:rPr>
                      <w:ins w:id="438" w:author="Kendra Wyant" w:date="2026-04-29T15:51:00Z" w16du:dateUtc="2026-04-29T20:51:00Z"/>
                      <w:rFonts w:ascii="Arial" w:hAnsi="Arial" w:cs="Arial"/>
                    </w:rPr>
                  </w:pPr>
                  <w:ins w:id="439" w:author="Kendra Wyant" w:date="2026-04-29T15:51:00Z" w16du:dateUtc="2026-04-29T20:51:00Z">
                    <w:r w:rsidRPr="00A1169D">
                      <w:rPr>
                        <w:rFonts w:ascii="Arial" w:hAnsi="Arial" w:cs="Arial"/>
                      </w:rPr>
                      <w:t>2</w:t>
                    </w:r>
                  </w:ins>
                </w:p>
              </w:tc>
            </w:tr>
            <w:tr w:rsidR="0022083A" w:rsidRPr="00A1169D" w14:paraId="254565E0" w14:textId="77777777" w:rsidTr="00A1169D">
              <w:trPr>
                <w:ins w:id="440" w:author="Kendra Wyant" w:date="2026-04-29T15:51:00Z" w16du:dateUtc="2026-04-29T20:51:00Z"/>
              </w:trPr>
              <w:tc>
                <w:tcPr>
                  <w:tcW w:w="1890" w:type="dxa"/>
                </w:tcPr>
                <w:p w14:paraId="561DC7A9" w14:textId="77777777" w:rsidR="0022083A" w:rsidRPr="00A1169D" w:rsidRDefault="00000000" w:rsidP="00A1169D">
                  <w:pPr>
                    <w:pStyle w:val="Compact"/>
                    <w:rPr>
                      <w:ins w:id="441" w:author="Kendra Wyant" w:date="2026-04-29T15:51:00Z" w16du:dateUtc="2026-04-29T20:51:00Z"/>
                      <w:rFonts w:ascii="Arial" w:hAnsi="Arial" w:cs="Arial"/>
                    </w:rPr>
                  </w:pPr>
                  <w:ins w:id="442" w:author="Kendra Wyant" w:date="2026-04-29T15:51:00Z" w16du:dateUtc="2026-04-29T20:51:00Z">
                    <w:r w:rsidRPr="00A1169D">
                      <w:rPr>
                        <w:rFonts w:ascii="Arial" w:hAnsi="Arial" w:cs="Arial"/>
                      </w:rPr>
                      <w:t>Education</w:t>
                    </w:r>
                  </w:ins>
                </w:p>
              </w:tc>
              <w:tc>
                <w:tcPr>
                  <w:tcW w:w="1890" w:type="dxa"/>
                </w:tcPr>
                <w:p w14:paraId="4F817BFB" w14:textId="77777777" w:rsidR="0022083A" w:rsidRPr="00A1169D" w:rsidRDefault="00000000" w:rsidP="00A1169D">
                  <w:pPr>
                    <w:pStyle w:val="Compact"/>
                    <w:rPr>
                      <w:ins w:id="443" w:author="Kendra Wyant" w:date="2026-04-29T15:51:00Z" w16du:dateUtc="2026-04-29T20:51:00Z"/>
                      <w:rFonts w:ascii="Arial" w:hAnsi="Arial" w:cs="Arial"/>
                    </w:rPr>
                  </w:pPr>
                  <w:ins w:id="444" w:author="Kendra Wyant" w:date="2026-04-29T15:51:00Z" w16du:dateUtc="2026-04-29T20:51:00Z">
                    <w:r w:rsidRPr="00A1169D">
                      <w:rPr>
                        <w:rFonts w:ascii="Arial" w:hAnsi="Arial" w:cs="Arial"/>
                      </w:rPr>
                      <w:t>Demographics</w:t>
                    </w:r>
                  </w:ins>
                </w:p>
              </w:tc>
              <w:tc>
                <w:tcPr>
                  <w:tcW w:w="1350" w:type="dxa"/>
                </w:tcPr>
                <w:p w14:paraId="357E2101" w14:textId="77777777" w:rsidR="0022083A" w:rsidRPr="00A1169D" w:rsidRDefault="00000000" w:rsidP="00A1169D">
                  <w:pPr>
                    <w:pStyle w:val="Compact"/>
                    <w:rPr>
                      <w:ins w:id="445" w:author="Kendra Wyant" w:date="2026-04-29T15:51:00Z" w16du:dateUtc="2026-04-29T20:51:00Z"/>
                      <w:rFonts w:ascii="Arial" w:hAnsi="Arial" w:cs="Arial"/>
                    </w:rPr>
                  </w:pPr>
                  <w:ins w:id="446" w:author="Kendra Wyant" w:date="2026-04-29T15:51:00Z" w16du:dateUtc="2026-04-29T20:51:00Z">
                    <w:r w:rsidRPr="00A1169D">
                      <w:rPr>
                        <w:rFonts w:ascii="Arial" w:hAnsi="Arial" w:cs="Arial"/>
                      </w:rPr>
                      <w:t>High school or less, some college, college degree</w:t>
                    </w:r>
                  </w:ins>
                </w:p>
              </w:tc>
              <w:tc>
                <w:tcPr>
                  <w:tcW w:w="1890" w:type="dxa"/>
                </w:tcPr>
                <w:p w14:paraId="42C4EE84" w14:textId="77777777" w:rsidR="0022083A" w:rsidRPr="00A1169D" w:rsidRDefault="00000000" w:rsidP="00A1169D">
                  <w:pPr>
                    <w:pStyle w:val="Compact"/>
                    <w:rPr>
                      <w:ins w:id="447" w:author="Kendra Wyant" w:date="2026-04-29T15:51:00Z" w16du:dateUtc="2026-04-29T20:51:00Z"/>
                      <w:rFonts w:ascii="Arial" w:hAnsi="Arial" w:cs="Arial"/>
                    </w:rPr>
                  </w:pPr>
                  <w:ins w:id="448" w:author="Kendra Wyant" w:date="2026-04-29T15:51:00Z" w16du:dateUtc="2026-04-29T20:51:00Z">
                    <w:r w:rsidRPr="00A1169D">
                      <w:rPr>
                        <w:rFonts w:ascii="Arial" w:hAnsi="Arial" w:cs="Arial"/>
                      </w:rPr>
                      <w:t>One-hot coded</w:t>
                    </w:r>
                  </w:ins>
                </w:p>
              </w:tc>
              <w:tc>
                <w:tcPr>
                  <w:tcW w:w="1260" w:type="dxa"/>
                </w:tcPr>
                <w:p w14:paraId="17FF1EEA" w14:textId="77777777" w:rsidR="0022083A" w:rsidRPr="00A1169D" w:rsidRDefault="0022083A" w:rsidP="00A1169D">
                  <w:pPr>
                    <w:pStyle w:val="Compact"/>
                    <w:rPr>
                      <w:ins w:id="449" w:author="Kendra Wyant" w:date="2026-04-29T15:51:00Z" w16du:dateUtc="2026-04-29T20:51:00Z"/>
                      <w:rFonts w:ascii="Arial" w:hAnsi="Arial" w:cs="Arial"/>
                    </w:rPr>
                  </w:pPr>
                </w:p>
              </w:tc>
              <w:tc>
                <w:tcPr>
                  <w:tcW w:w="1170" w:type="dxa"/>
                </w:tcPr>
                <w:p w14:paraId="3151AC22" w14:textId="77777777" w:rsidR="0022083A" w:rsidRPr="00A1169D" w:rsidRDefault="00000000" w:rsidP="00A1169D">
                  <w:pPr>
                    <w:pStyle w:val="Compact"/>
                    <w:rPr>
                      <w:ins w:id="450" w:author="Kendra Wyant" w:date="2026-04-29T15:51:00Z" w16du:dateUtc="2026-04-29T20:51:00Z"/>
                      <w:rFonts w:ascii="Arial" w:hAnsi="Arial" w:cs="Arial"/>
                    </w:rPr>
                  </w:pPr>
                  <w:ins w:id="451" w:author="Kendra Wyant" w:date="2026-04-29T15:51:00Z" w16du:dateUtc="2026-04-29T20:51:00Z">
                    <w:r w:rsidRPr="00A1169D">
                      <w:rPr>
                        <w:rFonts w:ascii="Arial" w:hAnsi="Arial" w:cs="Arial"/>
                      </w:rPr>
                      <w:t>3</w:t>
                    </w:r>
                  </w:ins>
                </w:p>
              </w:tc>
            </w:tr>
            <w:tr w:rsidR="0022083A" w:rsidRPr="00A1169D" w14:paraId="2525DE7B" w14:textId="77777777" w:rsidTr="00A1169D">
              <w:trPr>
                <w:ins w:id="452" w:author="Kendra Wyant" w:date="2026-04-29T15:51:00Z" w16du:dateUtc="2026-04-29T20:51:00Z"/>
              </w:trPr>
              <w:tc>
                <w:tcPr>
                  <w:tcW w:w="1890" w:type="dxa"/>
                </w:tcPr>
                <w:p w14:paraId="72620DD3" w14:textId="77777777" w:rsidR="0022083A" w:rsidRPr="00A1169D" w:rsidRDefault="00000000" w:rsidP="00A1169D">
                  <w:pPr>
                    <w:pStyle w:val="Compact"/>
                    <w:rPr>
                      <w:ins w:id="453" w:author="Kendra Wyant" w:date="2026-04-29T15:51:00Z" w16du:dateUtc="2026-04-29T20:51:00Z"/>
                      <w:rFonts w:ascii="Arial" w:hAnsi="Arial" w:cs="Arial"/>
                    </w:rPr>
                  </w:pPr>
                  <w:ins w:id="454" w:author="Kendra Wyant" w:date="2026-04-29T15:51:00Z" w16du:dateUtc="2026-04-29T20:51:00Z">
                    <w:r w:rsidRPr="00A1169D">
                      <w:rPr>
                        <w:rFonts w:ascii="Arial" w:hAnsi="Arial" w:cs="Arial"/>
                      </w:rPr>
                      <w:t>Income</w:t>
                    </w:r>
                  </w:ins>
                </w:p>
              </w:tc>
              <w:tc>
                <w:tcPr>
                  <w:tcW w:w="1890" w:type="dxa"/>
                </w:tcPr>
                <w:p w14:paraId="36B9547C" w14:textId="77777777" w:rsidR="0022083A" w:rsidRPr="00A1169D" w:rsidRDefault="00000000" w:rsidP="00A1169D">
                  <w:pPr>
                    <w:pStyle w:val="Compact"/>
                    <w:rPr>
                      <w:ins w:id="455" w:author="Kendra Wyant" w:date="2026-04-29T15:51:00Z" w16du:dateUtc="2026-04-29T20:51:00Z"/>
                      <w:rFonts w:ascii="Arial" w:hAnsi="Arial" w:cs="Arial"/>
                    </w:rPr>
                  </w:pPr>
                  <w:ins w:id="456" w:author="Kendra Wyant" w:date="2026-04-29T15:51:00Z" w16du:dateUtc="2026-04-29T20:51:00Z">
                    <w:r w:rsidRPr="00A1169D">
                      <w:rPr>
                        <w:rFonts w:ascii="Arial" w:hAnsi="Arial" w:cs="Arial"/>
                      </w:rPr>
                      <w:t>Demographics</w:t>
                    </w:r>
                  </w:ins>
                </w:p>
              </w:tc>
              <w:tc>
                <w:tcPr>
                  <w:tcW w:w="1350" w:type="dxa"/>
                </w:tcPr>
                <w:p w14:paraId="7EEAE432" w14:textId="77777777" w:rsidR="0022083A" w:rsidRPr="00A1169D" w:rsidRDefault="00000000" w:rsidP="00A1169D">
                  <w:pPr>
                    <w:pStyle w:val="Compact"/>
                    <w:rPr>
                      <w:ins w:id="457" w:author="Kendra Wyant" w:date="2026-04-29T15:51:00Z" w16du:dateUtc="2026-04-29T20:51:00Z"/>
                      <w:rFonts w:ascii="Arial" w:hAnsi="Arial" w:cs="Arial"/>
                    </w:rPr>
                  </w:pPr>
                  <w:ins w:id="458" w:author="Kendra Wyant" w:date="2026-04-29T15:51:00Z" w16du:dateUtc="2026-04-29T20:51:00Z">
                    <w:r w:rsidRPr="00A1169D">
                      <w:rPr>
                        <w:rFonts w:ascii="Arial" w:hAnsi="Arial" w:cs="Arial"/>
                      </w:rPr>
                      <w:t xml:space="preserve">Numeric </w:t>
                    </w:r>
                    <w:r w:rsidRPr="00A1169D">
                      <w:rPr>
                        <w:rFonts w:ascii="Arial" w:hAnsi="Arial" w:cs="Arial"/>
                      </w:rPr>
                      <w:lastRenderedPageBreak/>
                      <w:t>(dollars)</w:t>
                    </w:r>
                  </w:ins>
                </w:p>
              </w:tc>
              <w:tc>
                <w:tcPr>
                  <w:tcW w:w="1890" w:type="dxa"/>
                </w:tcPr>
                <w:p w14:paraId="1441597D" w14:textId="77777777" w:rsidR="0022083A" w:rsidRPr="00A1169D" w:rsidRDefault="0022083A" w:rsidP="00A1169D">
                  <w:pPr>
                    <w:pStyle w:val="Compact"/>
                    <w:rPr>
                      <w:ins w:id="459" w:author="Kendra Wyant" w:date="2026-04-29T15:51:00Z" w16du:dateUtc="2026-04-29T20:51:00Z"/>
                      <w:rFonts w:ascii="Arial" w:hAnsi="Arial" w:cs="Arial"/>
                    </w:rPr>
                  </w:pPr>
                </w:p>
              </w:tc>
              <w:tc>
                <w:tcPr>
                  <w:tcW w:w="1260" w:type="dxa"/>
                </w:tcPr>
                <w:p w14:paraId="2A12C5B0" w14:textId="77777777" w:rsidR="0022083A" w:rsidRPr="00A1169D" w:rsidRDefault="0022083A" w:rsidP="00A1169D">
                  <w:pPr>
                    <w:pStyle w:val="Compact"/>
                    <w:rPr>
                      <w:ins w:id="460" w:author="Kendra Wyant" w:date="2026-04-29T15:51:00Z" w16du:dateUtc="2026-04-29T20:51:00Z"/>
                      <w:rFonts w:ascii="Arial" w:hAnsi="Arial" w:cs="Arial"/>
                    </w:rPr>
                  </w:pPr>
                </w:p>
              </w:tc>
              <w:tc>
                <w:tcPr>
                  <w:tcW w:w="1170" w:type="dxa"/>
                </w:tcPr>
                <w:p w14:paraId="2D36AA09" w14:textId="77777777" w:rsidR="0022083A" w:rsidRPr="00A1169D" w:rsidRDefault="00000000" w:rsidP="00A1169D">
                  <w:pPr>
                    <w:pStyle w:val="Compact"/>
                    <w:rPr>
                      <w:ins w:id="461" w:author="Kendra Wyant" w:date="2026-04-29T15:51:00Z" w16du:dateUtc="2026-04-29T20:51:00Z"/>
                      <w:rFonts w:ascii="Arial" w:hAnsi="Arial" w:cs="Arial"/>
                    </w:rPr>
                  </w:pPr>
                  <w:ins w:id="462" w:author="Kendra Wyant" w:date="2026-04-29T15:51:00Z" w16du:dateUtc="2026-04-29T20:51:00Z">
                    <w:r w:rsidRPr="00A1169D">
                      <w:rPr>
                        <w:rFonts w:ascii="Arial" w:hAnsi="Arial" w:cs="Arial"/>
                      </w:rPr>
                      <w:t>1</w:t>
                    </w:r>
                  </w:ins>
                </w:p>
              </w:tc>
            </w:tr>
            <w:tr w:rsidR="0022083A" w:rsidRPr="00A1169D" w14:paraId="1A32EE01" w14:textId="77777777" w:rsidTr="00A1169D">
              <w:trPr>
                <w:ins w:id="463" w:author="Kendra Wyant" w:date="2026-04-29T15:51:00Z" w16du:dateUtc="2026-04-29T20:51:00Z"/>
              </w:trPr>
              <w:tc>
                <w:tcPr>
                  <w:tcW w:w="1890" w:type="dxa"/>
                </w:tcPr>
                <w:p w14:paraId="38D4EBE7" w14:textId="77777777" w:rsidR="0022083A" w:rsidRPr="00A1169D" w:rsidRDefault="00000000" w:rsidP="00A1169D">
                  <w:pPr>
                    <w:pStyle w:val="Compact"/>
                    <w:rPr>
                      <w:ins w:id="464" w:author="Kendra Wyant" w:date="2026-04-29T15:51:00Z" w16du:dateUtc="2026-04-29T20:51:00Z"/>
                      <w:rFonts w:ascii="Arial" w:hAnsi="Arial" w:cs="Arial"/>
                    </w:rPr>
                  </w:pPr>
                  <w:ins w:id="465" w:author="Kendra Wyant" w:date="2026-04-29T15:51:00Z" w16du:dateUtc="2026-04-29T20:51:00Z">
                    <w:r w:rsidRPr="00A1169D">
                      <w:rPr>
                        <w:rFonts w:ascii="Arial" w:hAnsi="Arial" w:cs="Arial"/>
                      </w:rPr>
                      <w:t>Marital Status</w:t>
                    </w:r>
                  </w:ins>
                </w:p>
              </w:tc>
              <w:tc>
                <w:tcPr>
                  <w:tcW w:w="1890" w:type="dxa"/>
                </w:tcPr>
                <w:p w14:paraId="5B6AC0E0" w14:textId="77777777" w:rsidR="0022083A" w:rsidRPr="00A1169D" w:rsidRDefault="00000000" w:rsidP="00A1169D">
                  <w:pPr>
                    <w:pStyle w:val="Compact"/>
                    <w:rPr>
                      <w:ins w:id="466" w:author="Kendra Wyant" w:date="2026-04-29T15:51:00Z" w16du:dateUtc="2026-04-29T20:51:00Z"/>
                      <w:rFonts w:ascii="Arial" w:hAnsi="Arial" w:cs="Arial"/>
                    </w:rPr>
                  </w:pPr>
                  <w:ins w:id="467" w:author="Kendra Wyant" w:date="2026-04-29T15:51:00Z" w16du:dateUtc="2026-04-29T20:51:00Z">
                    <w:r w:rsidRPr="00A1169D">
                      <w:rPr>
                        <w:rFonts w:ascii="Arial" w:hAnsi="Arial" w:cs="Arial"/>
                      </w:rPr>
                      <w:t>Demographics</w:t>
                    </w:r>
                  </w:ins>
                </w:p>
              </w:tc>
              <w:tc>
                <w:tcPr>
                  <w:tcW w:w="1350" w:type="dxa"/>
                </w:tcPr>
                <w:p w14:paraId="297647EA" w14:textId="77777777" w:rsidR="0022083A" w:rsidRPr="00A1169D" w:rsidRDefault="00000000" w:rsidP="00A1169D">
                  <w:pPr>
                    <w:pStyle w:val="Compact"/>
                    <w:rPr>
                      <w:ins w:id="468" w:author="Kendra Wyant" w:date="2026-04-29T15:51:00Z" w16du:dateUtc="2026-04-29T20:51:00Z"/>
                      <w:rFonts w:ascii="Arial" w:hAnsi="Arial" w:cs="Arial"/>
                    </w:rPr>
                  </w:pPr>
                  <w:ins w:id="469" w:author="Kendra Wyant" w:date="2026-04-29T15:51:00Z" w16du:dateUtc="2026-04-29T20:51:00Z">
                    <w:r w:rsidRPr="00A1169D">
                      <w:rPr>
                        <w:rFonts w:ascii="Arial" w:hAnsi="Arial" w:cs="Arial"/>
                      </w:rPr>
                      <w:t>Married, not married, other</w:t>
                    </w:r>
                  </w:ins>
                </w:p>
              </w:tc>
              <w:tc>
                <w:tcPr>
                  <w:tcW w:w="1890" w:type="dxa"/>
                </w:tcPr>
                <w:p w14:paraId="39B19D1F" w14:textId="77777777" w:rsidR="0022083A" w:rsidRPr="00A1169D" w:rsidRDefault="00000000" w:rsidP="00A1169D">
                  <w:pPr>
                    <w:pStyle w:val="Compact"/>
                    <w:rPr>
                      <w:ins w:id="470" w:author="Kendra Wyant" w:date="2026-04-29T15:51:00Z" w16du:dateUtc="2026-04-29T20:51:00Z"/>
                      <w:rFonts w:ascii="Arial" w:hAnsi="Arial" w:cs="Arial"/>
                    </w:rPr>
                  </w:pPr>
                  <w:ins w:id="471" w:author="Kendra Wyant" w:date="2026-04-29T15:51:00Z" w16du:dateUtc="2026-04-29T20:51:00Z">
                    <w:r w:rsidRPr="00A1169D">
                      <w:rPr>
                        <w:rFonts w:ascii="Arial" w:hAnsi="Arial" w:cs="Arial"/>
                      </w:rPr>
                      <w:t>One-hot coded</w:t>
                    </w:r>
                  </w:ins>
                </w:p>
              </w:tc>
              <w:tc>
                <w:tcPr>
                  <w:tcW w:w="1260" w:type="dxa"/>
                </w:tcPr>
                <w:p w14:paraId="6DE5822E" w14:textId="77777777" w:rsidR="0022083A" w:rsidRPr="00A1169D" w:rsidRDefault="0022083A" w:rsidP="00A1169D">
                  <w:pPr>
                    <w:pStyle w:val="Compact"/>
                    <w:rPr>
                      <w:ins w:id="472" w:author="Kendra Wyant" w:date="2026-04-29T15:51:00Z" w16du:dateUtc="2026-04-29T20:51:00Z"/>
                      <w:rFonts w:ascii="Arial" w:hAnsi="Arial" w:cs="Arial"/>
                    </w:rPr>
                  </w:pPr>
                </w:p>
              </w:tc>
              <w:tc>
                <w:tcPr>
                  <w:tcW w:w="1170" w:type="dxa"/>
                </w:tcPr>
                <w:p w14:paraId="18C00956" w14:textId="77777777" w:rsidR="0022083A" w:rsidRPr="00A1169D" w:rsidRDefault="00000000" w:rsidP="00A1169D">
                  <w:pPr>
                    <w:pStyle w:val="Compact"/>
                    <w:rPr>
                      <w:ins w:id="473" w:author="Kendra Wyant" w:date="2026-04-29T15:51:00Z" w16du:dateUtc="2026-04-29T20:51:00Z"/>
                      <w:rFonts w:ascii="Arial" w:hAnsi="Arial" w:cs="Arial"/>
                    </w:rPr>
                  </w:pPr>
                  <w:ins w:id="474" w:author="Kendra Wyant" w:date="2026-04-29T15:51:00Z" w16du:dateUtc="2026-04-29T20:51:00Z">
                    <w:r w:rsidRPr="00A1169D">
                      <w:rPr>
                        <w:rFonts w:ascii="Arial" w:hAnsi="Arial" w:cs="Arial"/>
                      </w:rPr>
                      <w:t>3</w:t>
                    </w:r>
                  </w:ins>
                </w:p>
              </w:tc>
            </w:tr>
            <w:tr w:rsidR="0022083A" w:rsidRPr="00A1169D" w14:paraId="7F2136A0" w14:textId="77777777" w:rsidTr="00A1169D">
              <w:trPr>
                <w:ins w:id="475" w:author="Kendra Wyant" w:date="2026-04-29T15:51:00Z" w16du:dateUtc="2026-04-29T20:51:00Z"/>
              </w:trPr>
              <w:tc>
                <w:tcPr>
                  <w:tcW w:w="1890" w:type="dxa"/>
                </w:tcPr>
                <w:p w14:paraId="2EE153F6" w14:textId="77777777" w:rsidR="0022083A" w:rsidRPr="00A1169D" w:rsidRDefault="00000000" w:rsidP="00A1169D">
                  <w:pPr>
                    <w:pStyle w:val="Compact"/>
                    <w:rPr>
                      <w:ins w:id="476" w:author="Kendra Wyant" w:date="2026-04-29T15:51:00Z" w16du:dateUtc="2026-04-29T20:51:00Z"/>
                      <w:rFonts w:ascii="Arial" w:hAnsi="Arial" w:cs="Arial"/>
                    </w:rPr>
                  </w:pPr>
                  <w:ins w:id="477" w:author="Kendra Wyant" w:date="2026-04-29T15:51:00Z" w16du:dateUtc="2026-04-29T20:51:00Z">
                    <w:r w:rsidRPr="00A1169D">
                      <w:rPr>
                        <w:rFonts w:ascii="Arial" w:hAnsi="Arial" w:cs="Arial"/>
                      </w:rPr>
                      <w:t>DSM-5 symptom count</w:t>
                    </w:r>
                  </w:ins>
                </w:p>
              </w:tc>
              <w:tc>
                <w:tcPr>
                  <w:tcW w:w="1890" w:type="dxa"/>
                </w:tcPr>
                <w:p w14:paraId="155ED5AB" w14:textId="77777777" w:rsidR="0022083A" w:rsidRPr="00A1169D" w:rsidRDefault="00000000" w:rsidP="00A1169D">
                  <w:pPr>
                    <w:pStyle w:val="Compact"/>
                    <w:rPr>
                      <w:ins w:id="478" w:author="Kendra Wyant" w:date="2026-04-29T15:51:00Z" w16du:dateUtc="2026-04-29T20:51:00Z"/>
                      <w:rFonts w:ascii="Arial" w:hAnsi="Arial" w:cs="Arial"/>
                    </w:rPr>
                  </w:pPr>
                  <w:ins w:id="479" w:author="Kendra Wyant" w:date="2026-04-29T15:51:00Z" w16du:dateUtc="2026-04-29T20:51:00Z">
                    <w:r w:rsidRPr="00A1169D">
                      <w:rPr>
                        <w:rFonts w:ascii="Arial" w:hAnsi="Arial" w:cs="Arial"/>
                      </w:rPr>
                      <w:t>Alcohol use</w:t>
                    </w:r>
                  </w:ins>
                </w:p>
              </w:tc>
              <w:tc>
                <w:tcPr>
                  <w:tcW w:w="1350" w:type="dxa"/>
                </w:tcPr>
                <w:p w14:paraId="7237B7AB" w14:textId="77777777" w:rsidR="0022083A" w:rsidRPr="00A1169D" w:rsidRDefault="00000000" w:rsidP="00A1169D">
                  <w:pPr>
                    <w:pStyle w:val="Compact"/>
                    <w:rPr>
                      <w:ins w:id="480" w:author="Kendra Wyant" w:date="2026-04-29T15:51:00Z" w16du:dateUtc="2026-04-29T20:51:00Z"/>
                      <w:rFonts w:ascii="Arial" w:hAnsi="Arial" w:cs="Arial"/>
                    </w:rPr>
                  </w:pPr>
                  <w:ins w:id="481" w:author="Kendra Wyant" w:date="2026-04-29T15:51:00Z" w16du:dateUtc="2026-04-29T20:51:00Z">
                    <w:r w:rsidRPr="00A1169D">
                      <w:rPr>
                        <w:rFonts w:ascii="Arial" w:hAnsi="Arial" w:cs="Arial"/>
                      </w:rPr>
                      <w:t>Numeric (4-11)</w:t>
                    </w:r>
                  </w:ins>
                </w:p>
              </w:tc>
              <w:tc>
                <w:tcPr>
                  <w:tcW w:w="1890" w:type="dxa"/>
                </w:tcPr>
                <w:p w14:paraId="5E8DFDF3" w14:textId="77777777" w:rsidR="0022083A" w:rsidRPr="00A1169D" w:rsidRDefault="0022083A" w:rsidP="00A1169D">
                  <w:pPr>
                    <w:pStyle w:val="Compact"/>
                    <w:rPr>
                      <w:ins w:id="482" w:author="Kendra Wyant" w:date="2026-04-29T15:51:00Z" w16du:dateUtc="2026-04-29T20:51:00Z"/>
                      <w:rFonts w:ascii="Arial" w:hAnsi="Arial" w:cs="Arial"/>
                    </w:rPr>
                  </w:pPr>
                </w:p>
              </w:tc>
              <w:tc>
                <w:tcPr>
                  <w:tcW w:w="1260" w:type="dxa"/>
                </w:tcPr>
                <w:p w14:paraId="08544399" w14:textId="77777777" w:rsidR="0022083A" w:rsidRPr="00A1169D" w:rsidRDefault="0022083A" w:rsidP="00A1169D">
                  <w:pPr>
                    <w:pStyle w:val="Compact"/>
                    <w:rPr>
                      <w:ins w:id="483" w:author="Kendra Wyant" w:date="2026-04-29T15:51:00Z" w16du:dateUtc="2026-04-29T20:51:00Z"/>
                      <w:rFonts w:ascii="Arial" w:hAnsi="Arial" w:cs="Arial"/>
                    </w:rPr>
                  </w:pPr>
                </w:p>
              </w:tc>
              <w:tc>
                <w:tcPr>
                  <w:tcW w:w="1170" w:type="dxa"/>
                </w:tcPr>
                <w:p w14:paraId="23B202C6" w14:textId="77777777" w:rsidR="0022083A" w:rsidRPr="00A1169D" w:rsidRDefault="00000000" w:rsidP="00A1169D">
                  <w:pPr>
                    <w:pStyle w:val="Compact"/>
                    <w:rPr>
                      <w:ins w:id="484" w:author="Kendra Wyant" w:date="2026-04-29T15:51:00Z" w16du:dateUtc="2026-04-29T20:51:00Z"/>
                      <w:rFonts w:ascii="Arial" w:hAnsi="Arial" w:cs="Arial"/>
                    </w:rPr>
                  </w:pPr>
                  <w:ins w:id="485" w:author="Kendra Wyant" w:date="2026-04-29T15:51:00Z" w16du:dateUtc="2026-04-29T20:51:00Z">
                    <w:r w:rsidRPr="00A1169D">
                      <w:rPr>
                        <w:rFonts w:ascii="Arial" w:hAnsi="Arial" w:cs="Arial"/>
                      </w:rPr>
                      <w:t>1</w:t>
                    </w:r>
                  </w:ins>
                </w:p>
              </w:tc>
            </w:tr>
            <w:tr w:rsidR="0022083A" w:rsidRPr="00A1169D" w14:paraId="345FCAF3" w14:textId="77777777" w:rsidTr="00A1169D">
              <w:trPr>
                <w:ins w:id="486" w:author="Kendra Wyant" w:date="2026-04-29T15:51:00Z" w16du:dateUtc="2026-04-29T20:51:00Z"/>
              </w:trPr>
              <w:tc>
                <w:tcPr>
                  <w:tcW w:w="1890" w:type="dxa"/>
                </w:tcPr>
                <w:p w14:paraId="38398A04" w14:textId="77777777" w:rsidR="0022083A" w:rsidRPr="00A1169D" w:rsidRDefault="00000000" w:rsidP="00A1169D">
                  <w:pPr>
                    <w:pStyle w:val="Compact"/>
                    <w:rPr>
                      <w:ins w:id="487" w:author="Kendra Wyant" w:date="2026-04-29T15:51:00Z" w16du:dateUtc="2026-04-29T20:51:00Z"/>
                      <w:rFonts w:ascii="Arial" w:hAnsi="Arial" w:cs="Arial"/>
                    </w:rPr>
                  </w:pPr>
                  <w:ins w:id="488" w:author="Kendra Wyant" w:date="2026-04-29T15:51:00Z" w16du:dateUtc="2026-04-29T20:51:00Z">
                    <w:r w:rsidRPr="00A1169D">
                      <w:rPr>
                        <w:rFonts w:ascii="Arial" w:hAnsi="Arial" w:cs="Arial"/>
                      </w:rPr>
                      <w:t>Craving</w:t>
                    </w:r>
                  </w:ins>
                </w:p>
              </w:tc>
              <w:tc>
                <w:tcPr>
                  <w:tcW w:w="1890" w:type="dxa"/>
                </w:tcPr>
                <w:p w14:paraId="127098E4" w14:textId="77777777" w:rsidR="0022083A" w:rsidRPr="00A1169D" w:rsidRDefault="00000000" w:rsidP="00A1169D">
                  <w:pPr>
                    <w:pStyle w:val="Compact"/>
                    <w:rPr>
                      <w:ins w:id="489" w:author="Kendra Wyant" w:date="2026-04-29T15:51:00Z" w16du:dateUtc="2026-04-29T20:51:00Z"/>
                      <w:rFonts w:ascii="Arial" w:hAnsi="Arial" w:cs="Arial"/>
                    </w:rPr>
                  </w:pPr>
                  <w:ins w:id="490" w:author="Kendra Wyant" w:date="2026-04-29T15:51:00Z" w16du:dateUtc="2026-04-29T20:51:00Z">
                    <w:r w:rsidRPr="00A1169D">
                      <w:rPr>
                        <w:rFonts w:ascii="Arial" w:hAnsi="Arial" w:cs="Arial"/>
                      </w:rPr>
                      <w:t>Alcohol use</w:t>
                    </w:r>
                  </w:ins>
                </w:p>
              </w:tc>
              <w:tc>
                <w:tcPr>
                  <w:tcW w:w="1350" w:type="dxa"/>
                </w:tcPr>
                <w:p w14:paraId="04A629B7" w14:textId="77777777" w:rsidR="0022083A" w:rsidRPr="00A1169D" w:rsidRDefault="00000000" w:rsidP="00A1169D">
                  <w:pPr>
                    <w:pStyle w:val="Compact"/>
                    <w:rPr>
                      <w:ins w:id="491" w:author="Kendra Wyant" w:date="2026-04-29T15:51:00Z" w16du:dateUtc="2026-04-29T20:51:00Z"/>
                      <w:rFonts w:ascii="Arial" w:hAnsi="Arial" w:cs="Arial"/>
                    </w:rPr>
                  </w:pPr>
                  <w:ins w:id="492" w:author="Kendra Wyant" w:date="2026-04-29T15:51:00Z" w16du:dateUtc="2026-04-29T20:51:00Z">
                    <w:r w:rsidRPr="00A1169D">
                      <w:rPr>
                        <w:rFonts w:ascii="Arial" w:hAnsi="Arial" w:cs="Arial"/>
                      </w:rPr>
                      <w:t>Numeric (0-30)</w:t>
                    </w:r>
                  </w:ins>
                </w:p>
              </w:tc>
              <w:tc>
                <w:tcPr>
                  <w:tcW w:w="1890" w:type="dxa"/>
                </w:tcPr>
                <w:p w14:paraId="759AFE82" w14:textId="77777777" w:rsidR="0022083A" w:rsidRPr="00A1169D" w:rsidRDefault="0022083A" w:rsidP="00A1169D">
                  <w:pPr>
                    <w:pStyle w:val="Compact"/>
                    <w:rPr>
                      <w:ins w:id="493" w:author="Kendra Wyant" w:date="2026-04-29T15:51:00Z" w16du:dateUtc="2026-04-29T20:51:00Z"/>
                      <w:rFonts w:ascii="Arial" w:hAnsi="Arial" w:cs="Arial"/>
                    </w:rPr>
                  </w:pPr>
                </w:p>
              </w:tc>
              <w:tc>
                <w:tcPr>
                  <w:tcW w:w="1260" w:type="dxa"/>
                </w:tcPr>
                <w:p w14:paraId="5622C7CC" w14:textId="77777777" w:rsidR="0022083A" w:rsidRPr="00A1169D" w:rsidRDefault="0022083A" w:rsidP="00A1169D">
                  <w:pPr>
                    <w:pStyle w:val="Compact"/>
                    <w:rPr>
                      <w:ins w:id="494" w:author="Kendra Wyant" w:date="2026-04-29T15:51:00Z" w16du:dateUtc="2026-04-29T20:51:00Z"/>
                      <w:rFonts w:ascii="Arial" w:hAnsi="Arial" w:cs="Arial"/>
                    </w:rPr>
                  </w:pPr>
                </w:p>
              </w:tc>
              <w:tc>
                <w:tcPr>
                  <w:tcW w:w="1170" w:type="dxa"/>
                </w:tcPr>
                <w:p w14:paraId="0F57BFA5" w14:textId="77777777" w:rsidR="0022083A" w:rsidRPr="00A1169D" w:rsidRDefault="00000000" w:rsidP="00A1169D">
                  <w:pPr>
                    <w:pStyle w:val="Compact"/>
                    <w:rPr>
                      <w:ins w:id="495" w:author="Kendra Wyant" w:date="2026-04-29T15:51:00Z" w16du:dateUtc="2026-04-29T20:51:00Z"/>
                      <w:rFonts w:ascii="Arial" w:hAnsi="Arial" w:cs="Arial"/>
                    </w:rPr>
                  </w:pPr>
                  <w:ins w:id="496" w:author="Kendra Wyant" w:date="2026-04-29T15:51:00Z" w16du:dateUtc="2026-04-29T20:51:00Z">
                    <w:r w:rsidRPr="00A1169D">
                      <w:rPr>
                        <w:rFonts w:ascii="Arial" w:hAnsi="Arial" w:cs="Arial"/>
                      </w:rPr>
                      <w:t>1</w:t>
                    </w:r>
                  </w:ins>
                </w:p>
              </w:tc>
            </w:tr>
            <w:tr w:rsidR="0022083A" w:rsidRPr="00A1169D" w14:paraId="2824FBCC" w14:textId="77777777" w:rsidTr="00A1169D">
              <w:trPr>
                <w:ins w:id="497" w:author="Kendra Wyant" w:date="2026-04-29T15:51:00Z" w16du:dateUtc="2026-04-29T20:51:00Z"/>
              </w:trPr>
              <w:tc>
                <w:tcPr>
                  <w:tcW w:w="1890" w:type="dxa"/>
                </w:tcPr>
                <w:p w14:paraId="59F993FC" w14:textId="77777777" w:rsidR="0022083A" w:rsidRPr="00A1169D" w:rsidRDefault="00000000" w:rsidP="00A1169D">
                  <w:pPr>
                    <w:pStyle w:val="Compact"/>
                    <w:rPr>
                      <w:ins w:id="498" w:author="Kendra Wyant" w:date="2026-04-29T15:51:00Z" w16du:dateUtc="2026-04-29T20:51:00Z"/>
                      <w:rFonts w:ascii="Arial" w:hAnsi="Arial" w:cs="Arial"/>
                    </w:rPr>
                  </w:pPr>
                  <w:ins w:id="499" w:author="Kendra Wyant" w:date="2026-04-29T15:51:00Z" w16du:dateUtc="2026-04-29T20:51:00Z">
                    <w:r w:rsidRPr="00A1169D">
                      <w:rPr>
                        <w:rFonts w:ascii="Arial" w:hAnsi="Arial" w:cs="Arial"/>
                      </w:rPr>
                      <w:t>Abstinence self-efficacy: Negative affect, social, physical, and craving subscales</w:t>
                    </w:r>
                  </w:ins>
                </w:p>
              </w:tc>
              <w:tc>
                <w:tcPr>
                  <w:tcW w:w="1890" w:type="dxa"/>
                </w:tcPr>
                <w:p w14:paraId="56AEFDDE" w14:textId="77777777" w:rsidR="0022083A" w:rsidRPr="00A1169D" w:rsidRDefault="00000000" w:rsidP="00A1169D">
                  <w:pPr>
                    <w:pStyle w:val="Compact"/>
                    <w:rPr>
                      <w:ins w:id="500" w:author="Kendra Wyant" w:date="2026-04-29T15:51:00Z" w16du:dateUtc="2026-04-29T20:51:00Z"/>
                      <w:rFonts w:ascii="Arial" w:hAnsi="Arial" w:cs="Arial"/>
                    </w:rPr>
                  </w:pPr>
                  <w:ins w:id="501" w:author="Kendra Wyant" w:date="2026-04-29T15:51:00Z" w16du:dateUtc="2026-04-29T20:51:00Z">
                    <w:r w:rsidRPr="00A1169D">
                      <w:rPr>
                        <w:rFonts w:ascii="Arial" w:hAnsi="Arial" w:cs="Arial"/>
                      </w:rPr>
                      <w:t>Alcohol use</w:t>
                    </w:r>
                  </w:ins>
                </w:p>
              </w:tc>
              <w:tc>
                <w:tcPr>
                  <w:tcW w:w="1350" w:type="dxa"/>
                </w:tcPr>
                <w:p w14:paraId="124E06E4" w14:textId="77777777" w:rsidR="0022083A" w:rsidRPr="00A1169D" w:rsidRDefault="00000000" w:rsidP="00A1169D">
                  <w:pPr>
                    <w:pStyle w:val="Compact"/>
                    <w:rPr>
                      <w:ins w:id="502" w:author="Kendra Wyant" w:date="2026-04-29T15:51:00Z" w16du:dateUtc="2026-04-29T20:51:00Z"/>
                      <w:rFonts w:ascii="Arial" w:hAnsi="Arial" w:cs="Arial"/>
                    </w:rPr>
                  </w:pPr>
                  <w:ins w:id="503" w:author="Kendra Wyant" w:date="2026-04-29T15:51:00Z" w16du:dateUtc="2026-04-29T20:51:00Z">
                    <w:r w:rsidRPr="00A1169D">
                      <w:rPr>
                        <w:rFonts w:ascii="Arial" w:hAnsi="Arial" w:cs="Arial"/>
                      </w:rPr>
                      <w:t>Numeric (0-20)</w:t>
                    </w:r>
                  </w:ins>
                </w:p>
              </w:tc>
              <w:tc>
                <w:tcPr>
                  <w:tcW w:w="1890" w:type="dxa"/>
                </w:tcPr>
                <w:p w14:paraId="566B191E" w14:textId="77777777" w:rsidR="0022083A" w:rsidRPr="00A1169D" w:rsidRDefault="0022083A" w:rsidP="00A1169D">
                  <w:pPr>
                    <w:pStyle w:val="Compact"/>
                    <w:rPr>
                      <w:ins w:id="504" w:author="Kendra Wyant" w:date="2026-04-29T15:51:00Z" w16du:dateUtc="2026-04-29T20:51:00Z"/>
                      <w:rFonts w:ascii="Arial" w:hAnsi="Arial" w:cs="Arial"/>
                    </w:rPr>
                  </w:pPr>
                </w:p>
              </w:tc>
              <w:tc>
                <w:tcPr>
                  <w:tcW w:w="1260" w:type="dxa"/>
                </w:tcPr>
                <w:p w14:paraId="65AF67E4" w14:textId="77777777" w:rsidR="0022083A" w:rsidRPr="00A1169D" w:rsidRDefault="0022083A" w:rsidP="00A1169D">
                  <w:pPr>
                    <w:pStyle w:val="Compact"/>
                    <w:rPr>
                      <w:ins w:id="505" w:author="Kendra Wyant" w:date="2026-04-29T15:51:00Z" w16du:dateUtc="2026-04-29T20:51:00Z"/>
                      <w:rFonts w:ascii="Arial" w:hAnsi="Arial" w:cs="Arial"/>
                    </w:rPr>
                  </w:pPr>
                </w:p>
              </w:tc>
              <w:tc>
                <w:tcPr>
                  <w:tcW w:w="1170" w:type="dxa"/>
                </w:tcPr>
                <w:p w14:paraId="1531876C" w14:textId="77777777" w:rsidR="0022083A" w:rsidRPr="00A1169D" w:rsidRDefault="00000000" w:rsidP="00A1169D">
                  <w:pPr>
                    <w:pStyle w:val="Compact"/>
                    <w:rPr>
                      <w:ins w:id="506" w:author="Kendra Wyant" w:date="2026-04-29T15:51:00Z" w16du:dateUtc="2026-04-29T20:51:00Z"/>
                      <w:rFonts w:ascii="Arial" w:hAnsi="Arial" w:cs="Arial"/>
                    </w:rPr>
                  </w:pPr>
                  <w:ins w:id="507" w:author="Kendra Wyant" w:date="2026-04-29T15:51:00Z" w16du:dateUtc="2026-04-29T20:51:00Z">
                    <w:r w:rsidRPr="00A1169D">
                      <w:rPr>
                        <w:rFonts w:ascii="Arial" w:hAnsi="Arial" w:cs="Arial"/>
                      </w:rPr>
                      <w:t>4</w:t>
                    </w:r>
                  </w:ins>
                </w:p>
              </w:tc>
            </w:tr>
            <w:tr w:rsidR="0022083A" w:rsidRPr="00A1169D" w14:paraId="6946D14F" w14:textId="77777777" w:rsidTr="00A1169D">
              <w:trPr>
                <w:ins w:id="508" w:author="Kendra Wyant" w:date="2026-04-29T15:51:00Z" w16du:dateUtc="2026-04-29T20:51:00Z"/>
              </w:trPr>
              <w:tc>
                <w:tcPr>
                  <w:tcW w:w="1890" w:type="dxa"/>
                </w:tcPr>
                <w:p w14:paraId="2DDC987A" w14:textId="77777777" w:rsidR="0022083A" w:rsidRPr="00A1169D" w:rsidRDefault="00000000" w:rsidP="00A1169D">
                  <w:pPr>
                    <w:pStyle w:val="Compact"/>
                    <w:rPr>
                      <w:ins w:id="509" w:author="Kendra Wyant" w:date="2026-04-29T15:51:00Z" w16du:dateUtc="2026-04-29T20:51:00Z"/>
                      <w:rFonts w:ascii="Arial" w:hAnsi="Arial" w:cs="Arial"/>
                    </w:rPr>
                  </w:pPr>
                  <w:ins w:id="510" w:author="Kendra Wyant" w:date="2026-04-29T15:51:00Z" w16du:dateUtc="2026-04-29T20:51:00Z">
                    <w:r w:rsidRPr="00A1169D">
                      <w:rPr>
                        <w:rFonts w:ascii="Arial" w:hAnsi="Arial" w:cs="Arial"/>
                      </w:rPr>
                      <w:t>Number of individual alcohol counseling sessions attended (past 30 days)</w:t>
                    </w:r>
                  </w:ins>
                </w:p>
              </w:tc>
              <w:tc>
                <w:tcPr>
                  <w:tcW w:w="1890" w:type="dxa"/>
                </w:tcPr>
                <w:p w14:paraId="02D25239" w14:textId="77777777" w:rsidR="0022083A" w:rsidRPr="00A1169D" w:rsidRDefault="00000000" w:rsidP="00A1169D">
                  <w:pPr>
                    <w:pStyle w:val="Compact"/>
                    <w:rPr>
                      <w:ins w:id="511" w:author="Kendra Wyant" w:date="2026-04-29T15:51:00Z" w16du:dateUtc="2026-04-29T20:51:00Z"/>
                      <w:rFonts w:ascii="Arial" w:hAnsi="Arial" w:cs="Arial"/>
                    </w:rPr>
                  </w:pPr>
                  <w:ins w:id="512" w:author="Kendra Wyant" w:date="2026-04-29T15:51:00Z" w16du:dateUtc="2026-04-29T20:51:00Z">
                    <w:r w:rsidRPr="00A1169D">
                      <w:rPr>
                        <w:rFonts w:ascii="Arial" w:hAnsi="Arial" w:cs="Arial"/>
                      </w:rPr>
                      <w:t>Alcohol use</w:t>
                    </w:r>
                  </w:ins>
                </w:p>
              </w:tc>
              <w:tc>
                <w:tcPr>
                  <w:tcW w:w="1350" w:type="dxa"/>
                </w:tcPr>
                <w:p w14:paraId="59A8F646" w14:textId="77777777" w:rsidR="0022083A" w:rsidRPr="00A1169D" w:rsidRDefault="00000000" w:rsidP="00A1169D">
                  <w:pPr>
                    <w:pStyle w:val="Compact"/>
                    <w:rPr>
                      <w:ins w:id="513" w:author="Kendra Wyant" w:date="2026-04-29T15:51:00Z" w16du:dateUtc="2026-04-29T20:51:00Z"/>
                      <w:rFonts w:ascii="Arial" w:hAnsi="Arial" w:cs="Arial"/>
                    </w:rPr>
                  </w:pPr>
                  <w:ins w:id="514" w:author="Kendra Wyant" w:date="2026-04-29T15:51:00Z" w16du:dateUtc="2026-04-29T20:51:00Z">
                    <w:r w:rsidRPr="00A1169D">
                      <w:rPr>
                        <w:rFonts w:ascii="Arial" w:hAnsi="Arial" w:cs="Arial"/>
                      </w:rPr>
                      <w:t>Numeric</w:t>
                    </w:r>
                  </w:ins>
                </w:p>
              </w:tc>
              <w:tc>
                <w:tcPr>
                  <w:tcW w:w="1890" w:type="dxa"/>
                </w:tcPr>
                <w:p w14:paraId="41FCC3A8" w14:textId="77777777" w:rsidR="0022083A" w:rsidRPr="00A1169D" w:rsidRDefault="0022083A" w:rsidP="00A1169D">
                  <w:pPr>
                    <w:pStyle w:val="Compact"/>
                    <w:rPr>
                      <w:ins w:id="515" w:author="Kendra Wyant" w:date="2026-04-29T15:51:00Z" w16du:dateUtc="2026-04-29T20:51:00Z"/>
                      <w:rFonts w:ascii="Arial" w:hAnsi="Arial" w:cs="Arial"/>
                    </w:rPr>
                  </w:pPr>
                </w:p>
              </w:tc>
              <w:tc>
                <w:tcPr>
                  <w:tcW w:w="1260" w:type="dxa"/>
                </w:tcPr>
                <w:p w14:paraId="18EAE7EA" w14:textId="77777777" w:rsidR="0022083A" w:rsidRPr="00A1169D" w:rsidRDefault="0022083A" w:rsidP="00A1169D">
                  <w:pPr>
                    <w:pStyle w:val="Compact"/>
                    <w:rPr>
                      <w:ins w:id="516" w:author="Kendra Wyant" w:date="2026-04-29T15:51:00Z" w16du:dateUtc="2026-04-29T20:51:00Z"/>
                      <w:rFonts w:ascii="Arial" w:hAnsi="Arial" w:cs="Arial"/>
                    </w:rPr>
                  </w:pPr>
                </w:p>
              </w:tc>
              <w:tc>
                <w:tcPr>
                  <w:tcW w:w="1170" w:type="dxa"/>
                </w:tcPr>
                <w:p w14:paraId="06CFB45C" w14:textId="77777777" w:rsidR="0022083A" w:rsidRPr="00A1169D" w:rsidRDefault="00000000" w:rsidP="00A1169D">
                  <w:pPr>
                    <w:pStyle w:val="Compact"/>
                    <w:rPr>
                      <w:ins w:id="517" w:author="Kendra Wyant" w:date="2026-04-29T15:51:00Z" w16du:dateUtc="2026-04-29T20:51:00Z"/>
                      <w:rFonts w:ascii="Arial" w:hAnsi="Arial" w:cs="Arial"/>
                    </w:rPr>
                  </w:pPr>
                  <w:ins w:id="518" w:author="Kendra Wyant" w:date="2026-04-29T15:51:00Z" w16du:dateUtc="2026-04-29T20:51:00Z">
                    <w:r w:rsidRPr="00A1169D">
                      <w:rPr>
                        <w:rFonts w:ascii="Arial" w:hAnsi="Arial" w:cs="Arial"/>
                      </w:rPr>
                      <w:t>1</w:t>
                    </w:r>
                  </w:ins>
                </w:p>
              </w:tc>
            </w:tr>
            <w:tr w:rsidR="0022083A" w:rsidRPr="00A1169D" w14:paraId="66DC16B3" w14:textId="77777777" w:rsidTr="00A1169D">
              <w:trPr>
                <w:ins w:id="519" w:author="Kendra Wyant" w:date="2026-04-29T15:51:00Z" w16du:dateUtc="2026-04-29T20:51:00Z"/>
              </w:trPr>
              <w:tc>
                <w:tcPr>
                  <w:tcW w:w="1890" w:type="dxa"/>
                </w:tcPr>
                <w:p w14:paraId="5CD8C420" w14:textId="77777777" w:rsidR="0022083A" w:rsidRPr="00A1169D" w:rsidRDefault="00000000" w:rsidP="00A1169D">
                  <w:pPr>
                    <w:pStyle w:val="Compact"/>
                    <w:rPr>
                      <w:ins w:id="520" w:author="Kendra Wyant" w:date="2026-04-29T15:51:00Z" w16du:dateUtc="2026-04-29T20:51:00Z"/>
                      <w:rFonts w:ascii="Arial" w:hAnsi="Arial" w:cs="Arial"/>
                    </w:rPr>
                  </w:pPr>
                  <w:ins w:id="521" w:author="Kendra Wyant" w:date="2026-04-29T15:51:00Z" w16du:dateUtc="2026-04-29T20:51:00Z">
                    <w:r w:rsidRPr="00A1169D">
                      <w:rPr>
                        <w:rFonts w:ascii="Arial" w:hAnsi="Arial" w:cs="Arial"/>
                      </w:rPr>
                      <w:t>Number of group alcohol counseling sessions attended (past 30 days)</w:t>
                    </w:r>
                  </w:ins>
                </w:p>
              </w:tc>
              <w:tc>
                <w:tcPr>
                  <w:tcW w:w="1890" w:type="dxa"/>
                </w:tcPr>
                <w:p w14:paraId="02E8E635" w14:textId="77777777" w:rsidR="0022083A" w:rsidRPr="00A1169D" w:rsidRDefault="00000000" w:rsidP="00A1169D">
                  <w:pPr>
                    <w:pStyle w:val="Compact"/>
                    <w:rPr>
                      <w:ins w:id="522" w:author="Kendra Wyant" w:date="2026-04-29T15:51:00Z" w16du:dateUtc="2026-04-29T20:51:00Z"/>
                      <w:rFonts w:ascii="Arial" w:hAnsi="Arial" w:cs="Arial"/>
                    </w:rPr>
                  </w:pPr>
                  <w:ins w:id="523" w:author="Kendra Wyant" w:date="2026-04-29T15:51:00Z" w16du:dateUtc="2026-04-29T20:51:00Z">
                    <w:r w:rsidRPr="00A1169D">
                      <w:rPr>
                        <w:rFonts w:ascii="Arial" w:hAnsi="Arial" w:cs="Arial"/>
                      </w:rPr>
                      <w:t>Alcohol use</w:t>
                    </w:r>
                  </w:ins>
                </w:p>
              </w:tc>
              <w:tc>
                <w:tcPr>
                  <w:tcW w:w="1350" w:type="dxa"/>
                </w:tcPr>
                <w:p w14:paraId="3BD425EB" w14:textId="77777777" w:rsidR="0022083A" w:rsidRPr="00A1169D" w:rsidRDefault="00000000" w:rsidP="00A1169D">
                  <w:pPr>
                    <w:pStyle w:val="Compact"/>
                    <w:rPr>
                      <w:ins w:id="524" w:author="Kendra Wyant" w:date="2026-04-29T15:51:00Z" w16du:dateUtc="2026-04-29T20:51:00Z"/>
                      <w:rFonts w:ascii="Arial" w:hAnsi="Arial" w:cs="Arial"/>
                    </w:rPr>
                  </w:pPr>
                  <w:ins w:id="525" w:author="Kendra Wyant" w:date="2026-04-29T15:51:00Z" w16du:dateUtc="2026-04-29T20:51:00Z">
                    <w:r w:rsidRPr="00A1169D">
                      <w:rPr>
                        <w:rFonts w:ascii="Arial" w:hAnsi="Arial" w:cs="Arial"/>
                      </w:rPr>
                      <w:t>Numeric</w:t>
                    </w:r>
                  </w:ins>
                </w:p>
              </w:tc>
              <w:tc>
                <w:tcPr>
                  <w:tcW w:w="1890" w:type="dxa"/>
                </w:tcPr>
                <w:p w14:paraId="54BF77B9" w14:textId="77777777" w:rsidR="0022083A" w:rsidRPr="00A1169D" w:rsidRDefault="0022083A" w:rsidP="00A1169D">
                  <w:pPr>
                    <w:pStyle w:val="Compact"/>
                    <w:rPr>
                      <w:ins w:id="526" w:author="Kendra Wyant" w:date="2026-04-29T15:51:00Z" w16du:dateUtc="2026-04-29T20:51:00Z"/>
                      <w:rFonts w:ascii="Arial" w:hAnsi="Arial" w:cs="Arial"/>
                    </w:rPr>
                  </w:pPr>
                </w:p>
              </w:tc>
              <w:tc>
                <w:tcPr>
                  <w:tcW w:w="1260" w:type="dxa"/>
                </w:tcPr>
                <w:p w14:paraId="5060CC66" w14:textId="77777777" w:rsidR="0022083A" w:rsidRPr="00A1169D" w:rsidRDefault="0022083A" w:rsidP="00A1169D">
                  <w:pPr>
                    <w:pStyle w:val="Compact"/>
                    <w:rPr>
                      <w:ins w:id="527" w:author="Kendra Wyant" w:date="2026-04-29T15:51:00Z" w16du:dateUtc="2026-04-29T20:51:00Z"/>
                      <w:rFonts w:ascii="Arial" w:hAnsi="Arial" w:cs="Arial"/>
                    </w:rPr>
                  </w:pPr>
                </w:p>
              </w:tc>
              <w:tc>
                <w:tcPr>
                  <w:tcW w:w="1170" w:type="dxa"/>
                </w:tcPr>
                <w:p w14:paraId="2C8E36E1" w14:textId="77777777" w:rsidR="0022083A" w:rsidRPr="00A1169D" w:rsidRDefault="00000000" w:rsidP="00A1169D">
                  <w:pPr>
                    <w:pStyle w:val="Compact"/>
                    <w:rPr>
                      <w:ins w:id="528" w:author="Kendra Wyant" w:date="2026-04-29T15:51:00Z" w16du:dateUtc="2026-04-29T20:51:00Z"/>
                      <w:rFonts w:ascii="Arial" w:hAnsi="Arial" w:cs="Arial"/>
                    </w:rPr>
                  </w:pPr>
                  <w:ins w:id="529" w:author="Kendra Wyant" w:date="2026-04-29T15:51:00Z" w16du:dateUtc="2026-04-29T20:51:00Z">
                    <w:r w:rsidRPr="00A1169D">
                      <w:rPr>
                        <w:rFonts w:ascii="Arial" w:hAnsi="Arial" w:cs="Arial"/>
                      </w:rPr>
                      <w:t>1</w:t>
                    </w:r>
                  </w:ins>
                </w:p>
              </w:tc>
            </w:tr>
            <w:tr w:rsidR="0022083A" w:rsidRPr="00A1169D" w14:paraId="625A7E13" w14:textId="77777777" w:rsidTr="00A1169D">
              <w:trPr>
                <w:ins w:id="530" w:author="Kendra Wyant" w:date="2026-04-29T15:51:00Z" w16du:dateUtc="2026-04-29T20:51:00Z"/>
              </w:trPr>
              <w:tc>
                <w:tcPr>
                  <w:tcW w:w="1890" w:type="dxa"/>
                </w:tcPr>
                <w:p w14:paraId="245FBD60" w14:textId="77777777" w:rsidR="0022083A" w:rsidRPr="00A1169D" w:rsidRDefault="00000000" w:rsidP="00A1169D">
                  <w:pPr>
                    <w:pStyle w:val="Compact"/>
                    <w:rPr>
                      <w:ins w:id="531" w:author="Kendra Wyant" w:date="2026-04-29T15:51:00Z" w16du:dateUtc="2026-04-29T20:51:00Z"/>
                      <w:rFonts w:ascii="Arial" w:hAnsi="Arial" w:cs="Arial"/>
                    </w:rPr>
                  </w:pPr>
                  <w:ins w:id="532" w:author="Kendra Wyant" w:date="2026-04-29T15:51:00Z" w16du:dateUtc="2026-04-29T20:51:00Z">
                    <w:r w:rsidRPr="00A1169D">
                      <w:rPr>
                        <w:rFonts w:ascii="Arial" w:hAnsi="Arial" w:cs="Arial"/>
                      </w:rPr>
                      <w:t>Number of self-help group meetings attended (past 30 days)</w:t>
                    </w:r>
                  </w:ins>
                </w:p>
              </w:tc>
              <w:tc>
                <w:tcPr>
                  <w:tcW w:w="1890" w:type="dxa"/>
                </w:tcPr>
                <w:p w14:paraId="07F0D861" w14:textId="77777777" w:rsidR="0022083A" w:rsidRPr="00A1169D" w:rsidRDefault="00000000" w:rsidP="00A1169D">
                  <w:pPr>
                    <w:pStyle w:val="Compact"/>
                    <w:rPr>
                      <w:ins w:id="533" w:author="Kendra Wyant" w:date="2026-04-29T15:51:00Z" w16du:dateUtc="2026-04-29T20:51:00Z"/>
                      <w:rFonts w:ascii="Arial" w:hAnsi="Arial" w:cs="Arial"/>
                    </w:rPr>
                  </w:pPr>
                  <w:ins w:id="534" w:author="Kendra Wyant" w:date="2026-04-29T15:51:00Z" w16du:dateUtc="2026-04-29T20:51:00Z">
                    <w:r w:rsidRPr="00A1169D">
                      <w:rPr>
                        <w:rFonts w:ascii="Arial" w:hAnsi="Arial" w:cs="Arial"/>
                      </w:rPr>
                      <w:t>Alcohol use</w:t>
                    </w:r>
                  </w:ins>
                </w:p>
              </w:tc>
              <w:tc>
                <w:tcPr>
                  <w:tcW w:w="1350" w:type="dxa"/>
                </w:tcPr>
                <w:p w14:paraId="3DA9C62C" w14:textId="77777777" w:rsidR="0022083A" w:rsidRPr="00A1169D" w:rsidRDefault="00000000" w:rsidP="00A1169D">
                  <w:pPr>
                    <w:pStyle w:val="Compact"/>
                    <w:rPr>
                      <w:ins w:id="535" w:author="Kendra Wyant" w:date="2026-04-29T15:51:00Z" w16du:dateUtc="2026-04-29T20:51:00Z"/>
                      <w:rFonts w:ascii="Arial" w:hAnsi="Arial" w:cs="Arial"/>
                    </w:rPr>
                  </w:pPr>
                  <w:ins w:id="536" w:author="Kendra Wyant" w:date="2026-04-29T15:51:00Z" w16du:dateUtc="2026-04-29T20:51:00Z">
                    <w:r w:rsidRPr="00A1169D">
                      <w:rPr>
                        <w:rFonts w:ascii="Arial" w:hAnsi="Arial" w:cs="Arial"/>
                      </w:rPr>
                      <w:t>Numeric</w:t>
                    </w:r>
                  </w:ins>
                </w:p>
              </w:tc>
              <w:tc>
                <w:tcPr>
                  <w:tcW w:w="1890" w:type="dxa"/>
                </w:tcPr>
                <w:p w14:paraId="35246405" w14:textId="77777777" w:rsidR="0022083A" w:rsidRPr="00A1169D" w:rsidRDefault="0022083A" w:rsidP="00A1169D">
                  <w:pPr>
                    <w:pStyle w:val="Compact"/>
                    <w:rPr>
                      <w:ins w:id="537" w:author="Kendra Wyant" w:date="2026-04-29T15:51:00Z" w16du:dateUtc="2026-04-29T20:51:00Z"/>
                      <w:rFonts w:ascii="Arial" w:hAnsi="Arial" w:cs="Arial"/>
                    </w:rPr>
                  </w:pPr>
                </w:p>
              </w:tc>
              <w:tc>
                <w:tcPr>
                  <w:tcW w:w="1260" w:type="dxa"/>
                </w:tcPr>
                <w:p w14:paraId="501DEC15" w14:textId="77777777" w:rsidR="0022083A" w:rsidRPr="00A1169D" w:rsidRDefault="0022083A" w:rsidP="00A1169D">
                  <w:pPr>
                    <w:pStyle w:val="Compact"/>
                    <w:rPr>
                      <w:ins w:id="538" w:author="Kendra Wyant" w:date="2026-04-29T15:51:00Z" w16du:dateUtc="2026-04-29T20:51:00Z"/>
                      <w:rFonts w:ascii="Arial" w:hAnsi="Arial" w:cs="Arial"/>
                    </w:rPr>
                  </w:pPr>
                </w:p>
              </w:tc>
              <w:tc>
                <w:tcPr>
                  <w:tcW w:w="1170" w:type="dxa"/>
                </w:tcPr>
                <w:p w14:paraId="26F6BA6C" w14:textId="77777777" w:rsidR="0022083A" w:rsidRPr="00A1169D" w:rsidRDefault="00000000" w:rsidP="00A1169D">
                  <w:pPr>
                    <w:pStyle w:val="Compact"/>
                    <w:rPr>
                      <w:ins w:id="539" w:author="Kendra Wyant" w:date="2026-04-29T15:51:00Z" w16du:dateUtc="2026-04-29T20:51:00Z"/>
                      <w:rFonts w:ascii="Arial" w:hAnsi="Arial" w:cs="Arial"/>
                    </w:rPr>
                  </w:pPr>
                  <w:ins w:id="540" w:author="Kendra Wyant" w:date="2026-04-29T15:51:00Z" w16du:dateUtc="2026-04-29T20:51:00Z">
                    <w:r w:rsidRPr="00A1169D">
                      <w:rPr>
                        <w:rFonts w:ascii="Arial" w:hAnsi="Arial" w:cs="Arial"/>
                      </w:rPr>
                      <w:t>1</w:t>
                    </w:r>
                  </w:ins>
                </w:p>
              </w:tc>
            </w:tr>
            <w:tr w:rsidR="0022083A" w:rsidRPr="00A1169D" w14:paraId="7D0759B8" w14:textId="77777777" w:rsidTr="00A1169D">
              <w:trPr>
                <w:ins w:id="541" w:author="Kendra Wyant" w:date="2026-04-29T15:51:00Z" w16du:dateUtc="2026-04-29T20:51:00Z"/>
              </w:trPr>
              <w:tc>
                <w:tcPr>
                  <w:tcW w:w="1890" w:type="dxa"/>
                </w:tcPr>
                <w:p w14:paraId="44A38BA0" w14:textId="77777777" w:rsidR="0022083A" w:rsidRPr="00A1169D" w:rsidRDefault="00000000" w:rsidP="00A1169D">
                  <w:pPr>
                    <w:pStyle w:val="Compact"/>
                    <w:rPr>
                      <w:ins w:id="542" w:author="Kendra Wyant" w:date="2026-04-29T15:51:00Z" w16du:dateUtc="2026-04-29T20:51:00Z"/>
                      <w:rFonts w:ascii="Arial" w:hAnsi="Arial" w:cs="Arial"/>
                    </w:rPr>
                  </w:pPr>
                  <w:ins w:id="543" w:author="Kendra Wyant" w:date="2026-04-29T15:51:00Z" w16du:dateUtc="2026-04-29T20:51:00Z">
                    <w:r w:rsidRPr="00A1169D">
                      <w:rPr>
                        <w:rFonts w:ascii="Arial" w:hAnsi="Arial" w:cs="Arial"/>
                      </w:rPr>
                      <w:t>Number of other mental health counseling sessions attended (past 30 days)</w:t>
                    </w:r>
                  </w:ins>
                </w:p>
              </w:tc>
              <w:tc>
                <w:tcPr>
                  <w:tcW w:w="1890" w:type="dxa"/>
                </w:tcPr>
                <w:p w14:paraId="5130421B" w14:textId="77777777" w:rsidR="0022083A" w:rsidRPr="00A1169D" w:rsidRDefault="00000000" w:rsidP="00A1169D">
                  <w:pPr>
                    <w:pStyle w:val="Compact"/>
                    <w:rPr>
                      <w:ins w:id="544" w:author="Kendra Wyant" w:date="2026-04-29T15:51:00Z" w16du:dateUtc="2026-04-29T20:51:00Z"/>
                      <w:rFonts w:ascii="Arial" w:hAnsi="Arial" w:cs="Arial"/>
                    </w:rPr>
                  </w:pPr>
                  <w:ins w:id="545" w:author="Kendra Wyant" w:date="2026-04-29T15:51:00Z" w16du:dateUtc="2026-04-29T20:51:00Z">
                    <w:r w:rsidRPr="00A1169D">
                      <w:rPr>
                        <w:rFonts w:ascii="Arial" w:hAnsi="Arial" w:cs="Arial"/>
                      </w:rPr>
                      <w:t>Alcohol use</w:t>
                    </w:r>
                  </w:ins>
                </w:p>
              </w:tc>
              <w:tc>
                <w:tcPr>
                  <w:tcW w:w="1350" w:type="dxa"/>
                </w:tcPr>
                <w:p w14:paraId="4364DC80" w14:textId="77777777" w:rsidR="0022083A" w:rsidRPr="00A1169D" w:rsidRDefault="00000000" w:rsidP="00A1169D">
                  <w:pPr>
                    <w:pStyle w:val="Compact"/>
                    <w:rPr>
                      <w:ins w:id="546" w:author="Kendra Wyant" w:date="2026-04-29T15:51:00Z" w16du:dateUtc="2026-04-29T20:51:00Z"/>
                      <w:rFonts w:ascii="Arial" w:hAnsi="Arial" w:cs="Arial"/>
                    </w:rPr>
                  </w:pPr>
                  <w:ins w:id="547" w:author="Kendra Wyant" w:date="2026-04-29T15:51:00Z" w16du:dateUtc="2026-04-29T20:51:00Z">
                    <w:r w:rsidRPr="00A1169D">
                      <w:rPr>
                        <w:rFonts w:ascii="Arial" w:hAnsi="Arial" w:cs="Arial"/>
                      </w:rPr>
                      <w:t>Numeric</w:t>
                    </w:r>
                  </w:ins>
                </w:p>
              </w:tc>
              <w:tc>
                <w:tcPr>
                  <w:tcW w:w="1890" w:type="dxa"/>
                </w:tcPr>
                <w:p w14:paraId="0F6BFA69" w14:textId="77777777" w:rsidR="0022083A" w:rsidRPr="00A1169D" w:rsidRDefault="0022083A" w:rsidP="00A1169D">
                  <w:pPr>
                    <w:pStyle w:val="Compact"/>
                    <w:rPr>
                      <w:ins w:id="548" w:author="Kendra Wyant" w:date="2026-04-29T15:51:00Z" w16du:dateUtc="2026-04-29T20:51:00Z"/>
                      <w:rFonts w:ascii="Arial" w:hAnsi="Arial" w:cs="Arial"/>
                    </w:rPr>
                  </w:pPr>
                </w:p>
              </w:tc>
              <w:tc>
                <w:tcPr>
                  <w:tcW w:w="1260" w:type="dxa"/>
                </w:tcPr>
                <w:p w14:paraId="3C7254CD" w14:textId="77777777" w:rsidR="0022083A" w:rsidRPr="00A1169D" w:rsidRDefault="0022083A" w:rsidP="00A1169D">
                  <w:pPr>
                    <w:pStyle w:val="Compact"/>
                    <w:rPr>
                      <w:ins w:id="549" w:author="Kendra Wyant" w:date="2026-04-29T15:51:00Z" w16du:dateUtc="2026-04-29T20:51:00Z"/>
                      <w:rFonts w:ascii="Arial" w:hAnsi="Arial" w:cs="Arial"/>
                    </w:rPr>
                  </w:pPr>
                </w:p>
              </w:tc>
              <w:tc>
                <w:tcPr>
                  <w:tcW w:w="1170" w:type="dxa"/>
                </w:tcPr>
                <w:p w14:paraId="092C2154" w14:textId="77777777" w:rsidR="0022083A" w:rsidRPr="00A1169D" w:rsidRDefault="00000000" w:rsidP="00A1169D">
                  <w:pPr>
                    <w:pStyle w:val="Compact"/>
                    <w:rPr>
                      <w:ins w:id="550" w:author="Kendra Wyant" w:date="2026-04-29T15:51:00Z" w16du:dateUtc="2026-04-29T20:51:00Z"/>
                      <w:rFonts w:ascii="Arial" w:hAnsi="Arial" w:cs="Arial"/>
                    </w:rPr>
                  </w:pPr>
                  <w:ins w:id="551" w:author="Kendra Wyant" w:date="2026-04-29T15:51:00Z" w16du:dateUtc="2026-04-29T20:51:00Z">
                    <w:r w:rsidRPr="00A1169D">
                      <w:rPr>
                        <w:rFonts w:ascii="Arial" w:hAnsi="Arial" w:cs="Arial"/>
                      </w:rPr>
                      <w:t>1</w:t>
                    </w:r>
                  </w:ins>
                </w:p>
              </w:tc>
            </w:tr>
            <w:tr w:rsidR="0022083A" w:rsidRPr="00A1169D" w14:paraId="5B58E16C" w14:textId="77777777" w:rsidTr="00A1169D">
              <w:trPr>
                <w:ins w:id="552" w:author="Kendra Wyant" w:date="2026-04-29T15:51:00Z" w16du:dateUtc="2026-04-29T20:51:00Z"/>
              </w:trPr>
              <w:tc>
                <w:tcPr>
                  <w:tcW w:w="1890" w:type="dxa"/>
                </w:tcPr>
                <w:p w14:paraId="1E09EF9E" w14:textId="77777777" w:rsidR="0022083A" w:rsidRPr="00A1169D" w:rsidRDefault="00000000" w:rsidP="00A1169D">
                  <w:pPr>
                    <w:pStyle w:val="Compact"/>
                    <w:rPr>
                      <w:ins w:id="553" w:author="Kendra Wyant" w:date="2026-04-29T15:51:00Z" w16du:dateUtc="2026-04-29T20:51:00Z"/>
                      <w:rFonts w:ascii="Arial" w:hAnsi="Arial" w:cs="Arial"/>
                    </w:rPr>
                  </w:pPr>
                  <w:ins w:id="554" w:author="Kendra Wyant" w:date="2026-04-29T15:51:00Z" w16du:dateUtc="2026-04-29T20:51:00Z">
                    <w:r w:rsidRPr="00A1169D">
                      <w:rPr>
                        <w:rFonts w:ascii="Arial" w:hAnsi="Arial" w:cs="Arial"/>
                      </w:rPr>
                      <w:t xml:space="preserve">Number of days in contact with supportive </w:t>
                    </w:r>
                    <w:r w:rsidRPr="00A1169D">
                      <w:rPr>
                        <w:rFonts w:ascii="Arial" w:hAnsi="Arial" w:cs="Arial"/>
                      </w:rPr>
                      <w:lastRenderedPageBreak/>
                      <w:t>people (past 30 days)</w:t>
                    </w:r>
                  </w:ins>
                </w:p>
              </w:tc>
              <w:tc>
                <w:tcPr>
                  <w:tcW w:w="1890" w:type="dxa"/>
                </w:tcPr>
                <w:p w14:paraId="7E3A38F7" w14:textId="77777777" w:rsidR="0022083A" w:rsidRPr="00A1169D" w:rsidRDefault="00000000" w:rsidP="00A1169D">
                  <w:pPr>
                    <w:pStyle w:val="Compact"/>
                    <w:rPr>
                      <w:ins w:id="555" w:author="Kendra Wyant" w:date="2026-04-29T15:51:00Z" w16du:dateUtc="2026-04-29T20:51:00Z"/>
                      <w:rFonts w:ascii="Arial" w:hAnsi="Arial" w:cs="Arial"/>
                    </w:rPr>
                  </w:pPr>
                  <w:ins w:id="556" w:author="Kendra Wyant" w:date="2026-04-29T15:51:00Z" w16du:dateUtc="2026-04-29T20:51:00Z">
                    <w:r w:rsidRPr="00A1169D">
                      <w:rPr>
                        <w:rFonts w:ascii="Arial" w:hAnsi="Arial" w:cs="Arial"/>
                      </w:rPr>
                      <w:lastRenderedPageBreak/>
                      <w:t>Alcohol use</w:t>
                    </w:r>
                  </w:ins>
                </w:p>
              </w:tc>
              <w:tc>
                <w:tcPr>
                  <w:tcW w:w="1350" w:type="dxa"/>
                </w:tcPr>
                <w:p w14:paraId="1AA86141" w14:textId="77777777" w:rsidR="0022083A" w:rsidRPr="00A1169D" w:rsidRDefault="00000000" w:rsidP="00A1169D">
                  <w:pPr>
                    <w:pStyle w:val="Compact"/>
                    <w:rPr>
                      <w:ins w:id="557" w:author="Kendra Wyant" w:date="2026-04-29T15:51:00Z" w16du:dateUtc="2026-04-29T20:51:00Z"/>
                      <w:rFonts w:ascii="Arial" w:hAnsi="Arial" w:cs="Arial"/>
                    </w:rPr>
                  </w:pPr>
                  <w:ins w:id="558" w:author="Kendra Wyant" w:date="2026-04-29T15:51:00Z" w16du:dateUtc="2026-04-29T20:51:00Z">
                    <w:r w:rsidRPr="00A1169D">
                      <w:rPr>
                        <w:rFonts w:ascii="Arial" w:hAnsi="Arial" w:cs="Arial"/>
                      </w:rPr>
                      <w:t>Numeric</w:t>
                    </w:r>
                  </w:ins>
                </w:p>
              </w:tc>
              <w:tc>
                <w:tcPr>
                  <w:tcW w:w="1890" w:type="dxa"/>
                </w:tcPr>
                <w:p w14:paraId="48A7C877" w14:textId="77777777" w:rsidR="0022083A" w:rsidRPr="00A1169D" w:rsidRDefault="0022083A" w:rsidP="00A1169D">
                  <w:pPr>
                    <w:pStyle w:val="Compact"/>
                    <w:rPr>
                      <w:ins w:id="559" w:author="Kendra Wyant" w:date="2026-04-29T15:51:00Z" w16du:dateUtc="2026-04-29T20:51:00Z"/>
                      <w:rFonts w:ascii="Arial" w:hAnsi="Arial" w:cs="Arial"/>
                    </w:rPr>
                  </w:pPr>
                </w:p>
              </w:tc>
              <w:tc>
                <w:tcPr>
                  <w:tcW w:w="1260" w:type="dxa"/>
                </w:tcPr>
                <w:p w14:paraId="67C24C81" w14:textId="77777777" w:rsidR="0022083A" w:rsidRPr="00A1169D" w:rsidRDefault="0022083A" w:rsidP="00A1169D">
                  <w:pPr>
                    <w:pStyle w:val="Compact"/>
                    <w:rPr>
                      <w:ins w:id="560" w:author="Kendra Wyant" w:date="2026-04-29T15:51:00Z" w16du:dateUtc="2026-04-29T20:51:00Z"/>
                      <w:rFonts w:ascii="Arial" w:hAnsi="Arial" w:cs="Arial"/>
                    </w:rPr>
                  </w:pPr>
                </w:p>
              </w:tc>
              <w:tc>
                <w:tcPr>
                  <w:tcW w:w="1170" w:type="dxa"/>
                </w:tcPr>
                <w:p w14:paraId="23FDD173" w14:textId="77777777" w:rsidR="0022083A" w:rsidRPr="00A1169D" w:rsidRDefault="00000000" w:rsidP="00A1169D">
                  <w:pPr>
                    <w:pStyle w:val="Compact"/>
                    <w:rPr>
                      <w:ins w:id="561" w:author="Kendra Wyant" w:date="2026-04-29T15:51:00Z" w16du:dateUtc="2026-04-29T20:51:00Z"/>
                      <w:rFonts w:ascii="Arial" w:hAnsi="Arial" w:cs="Arial"/>
                    </w:rPr>
                  </w:pPr>
                  <w:ins w:id="562" w:author="Kendra Wyant" w:date="2026-04-29T15:51:00Z" w16du:dateUtc="2026-04-29T20:51:00Z">
                    <w:r w:rsidRPr="00A1169D">
                      <w:rPr>
                        <w:rFonts w:ascii="Arial" w:hAnsi="Arial" w:cs="Arial"/>
                      </w:rPr>
                      <w:t>1</w:t>
                    </w:r>
                  </w:ins>
                </w:p>
              </w:tc>
            </w:tr>
            <w:tr w:rsidR="0022083A" w:rsidRPr="00A1169D" w14:paraId="197FA81E" w14:textId="77777777" w:rsidTr="00A1169D">
              <w:trPr>
                <w:ins w:id="563" w:author="Kendra Wyant" w:date="2026-04-29T15:51:00Z" w16du:dateUtc="2026-04-29T20:51:00Z"/>
              </w:trPr>
              <w:tc>
                <w:tcPr>
                  <w:tcW w:w="1890" w:type="dxa"/>
                </w:tcPr>
                <w:p w14:paraId="7BCCD25C" w14:textId="77777777" w:rsidR="0022083A" w:rsidRPr="00A1169D" w:rsidRDefault="00000000" w:rsidP="00A1169D">
                  <w:pPr>
                    <w:pStyle w:val="Compact"/>
                    <w:rPr>
                      <w:ins w:id="564" w:author="Kendra Wyant" w:date="2026-04-29T15:51:00Z" w16du:dateUtc="2026-04-29T20:51:00Z"/>
                      <w:rFonts w:ascii="Arial" w:hAnsi="Arial" w:cs="Arial"/>
                    </w:rPr>
                  </w:pPr>
                  <w:ins w:id="565" w:author="Kendra Wyant" w:date="2026-04-29T15:51:00Z" w16du:dateUtc="2026-04-29T20:51:00Z">
                    <w:r w:rsidRPr="00A1169D">
                      <w:rPr>
                        <w:rFonts w:ascii="Arial" w:hAnsi="Arial" w:cs="Arial"/>
                      </w:rPr>
                      <w:t>Number of days in contact with unsupportive people (past 30 days)</w:t>
                    </w:r>
                  </w:ins>
                </w:p>
              </w:tc>
              <w:tc>
                <w:tcPr>
                  <w:tcW w:w="1890" w:type="dxa"/>
                </w:tcPr>
                <w:p w14:paraId="7BAF035D" w14:textId="77777777" w:rsidR="0022083A" w:rsidRPr="00A1169D" w:rsidRDefault="00000000" w:rsidP="00A1169D">
                  <w:pPr>
                    <w:pStyle w:val="Compact"/>
                    <w:rPr>
                      <w:ins w:id="566" w:author="Kendra Wyant" w:date="2026-04-29T15:51:00Z" w16du:dateUtc="2026-04-29T20:51:00Z"/>
                      <w:rFonts w:ascii="Arial" w:hAnsi="Arial" w:cs="Arial"/>
                    </w:rPr>
                  </w:pPr>
                  <w:ins w:id="567" w:author="Kendra Wyant" w:date="2026-04-29T15:51:00Z" w16du:dateUtc="2026-04-29T20:51:00Z">
                    <w:r w:rsidRPr="00A1169D">
                      <w:rPr>
                        <w:rFonts w:ascii="Arial" w:hAnsi="Arial" w:cs="Arial"/>
                      </w:rPr>
                      <w:t>Alcohol use</w:t>
                    </w:r>
                  </w:ins>
                </w:p>
              </w:tc>
              <w:tc>
                <w:tcPr>
                  <w:tcW w:w="1350" w:type="dxa"/>
                </w:tcPr>
                <w:p w14:paraId="0420EF04" w14:textId="77777777" w:rsidR="0022083A" w:rsidRPr="00A1169D" w:rsidRDefault="00000000" w:rsidP="00A1169D">
                  <w:pPr>
                    <w:pStyle w:val="Compact"/>
                    <w:rPr>
                      <w:ins w:id="568" w:author="Kendra Wyant" w:date="2026-04-29T15:51:00Z" w16du:dateUtc="2026-04-29T20:51:00Z"/>
                      <w:rFonts w:ascii="Arial" w:hAnsi="Arial" w:cs="Arial"/>
                    </w:rPr>
                  </w:pPr>
                  <w:ins w:id="569" w:author="Kendra Wyant" w:date="2026-04-29T15:51:00Z" w16du:dateUtc="2026-04-29T20:51:00Z">
                    <w:r w:rsidRPr="00A1169D">
                      <w:rPr>
                        <w:rFonts w:ascii="Arial" w:hAnsi="Arial" w:cs="Arial"/>
                      </w:rPr>
                      <w:t>Numeric</w:t>
                    </w:r>
                  </w:ins>
                </w:p>
              </w:tc>
              <w:tc>
                <w:tcPr>
                  <w:tcW w:w="1890" w:type="dxa"/>
                </w:tcPr>
                <w:p w14:paraId="7E7E130A" w14:textId="77777777" w:rsidR="0022083A" w:rsidRPr="00A1169D" w:rsidRDefault="0022083A" w:rsidP="00A1169D">
                  <w:pPr>
                    <w:pStyle w:val="Compact"/>
                    <w:rPr>
                      <w:ins w:id="570" w:author="Kendra Wyant" w:date="2026-04-29T15:51:00Z" w16du:dateUtc="2026-04-29T20:51:00Z"/>
                      <w:rFonts w:ascii="Arial" w:hAnsi="Arial" w:cs="Arial"/>
                    </w:rPr>
                  </w:pPr>
                </w:p>
              </w:tc>
              <w:tc>
                <w:tcPr>
                  <w:tcW w:w="1260" w:type="dxa"/>
                </w:tcPr>
                <w:p w14:paraId="45AD5560" w14:textId="77777777" w:rsidR="0022083A" w:rsidRPr="00A1169D" w:rsidRDefault="0022083A" w:rsidP="00A1169D">
                  <w:pPr>
                    <w:pStyle w:val="Compact"/>
                    <w:rPr>
                      <w:ins w:id="571" w:author="Kendra Wyant" w:date="2026-04-29T15:51:00Z" w16du:dateUtc="2026-04-29T20:51:00Z"/>
                      <w:rFonts w:ascii="Arial" w:hAnsi="Arial" w:cs="Arial"/>
                    </w:rPr>
                  </w:pPr>
                </w:p>
              </w:tc>
              <w:tc>
                <w:tcPr>
                  <w:tcW w:w="1170" w:type="dxa"/>
                </w:tcPr>
                <w:p w14:paraId="25B12FB3" w14:textId="77777777" w:rsidR="0022083A" w:rsidRPr="00A1169D" w:rsidRDefault="00000000" w:rsidP="00A1169D">
                  <w:pPr>
                    <w:pStyle w:val="Compact"/>
                    <w:rPr>
                      <w:ins w:id="572" w:author="Kendra Wyant" w:date="2026-04-29T15:51:00Z" w16du:dateUtc="2026-04-29T20:51:00Z"/>
                      <w:rFonts w:ascii="Arial" w:hAnsi="Arial" w:cs="Arial"/>
                    </w:rPr>
                  </w:pPr>
                  <w:ins w:id="573" w:author="Kendra Wyant" w:date="2026-04-29T15:51:00Z" w16du:dateUtc="2026-04-29T20:51:00Z">
                    <w:r w:rsidRPr="00A1169D">
                      <w:rPr>
                        <w:rFonts w:ascii="Arial" w:hAnsi="Arial" w:cs="Arial"/>
                      </w:rPr>
                      <w:t>1</w:t>
                    </w:r>
                  </w:ins>
                </w:p>
              </w:tc>
            </w:tr>
            <w:tr w:rsidR="0022083A" w:rsidRPr="00A1169D" w14:paraId="68374BFE" w14:textId="77777777" w:rsidTr="00A1169D">
              <w:trPr>
                <w:ins w:id="574" w:author="Kendra Wyant" w:date="2026-04-29T15:51:00Z" w16du:dateUtc="2026-04-29T20:51:00Z"/>
              </w:trPr>
              <w:tc>
                <w:tcPr>
                  <w:tcW w:w="1890" w:type="dxa"/>
                </w:tcPr>
                <w:p w14:paraId="51614251" w14:textId="77777777" w:rsidR="0022083A" w:rsidRPr="00A1169D" w:rsidRDefault="00000000" w:rsidP="00A1169D">
                  <w:pPr>
                    <w:pStyle w:val="Compact"/>
                    <w:rPr>
                      <w:ins w:id="575" w:author="Kendra Wyant" w:date="2026-04-29T15:51:00Z" w16du:dateUtc="2026-04-29T20:51:00Z"/>
                      <w:rFonts w:ascii="Arial" w:hAnsi="Arial" w:cs="Arial"/>
                    </w:rPr>
                  </w:pPr>
                  <w:ins w:id="576" w:author="Kendra Wyant" w:date="2026-04-29T15:51:00Z" w16du:dateUtc="2026-04-29T20:51:00Z">
                    <w:r w:rsidRPr="00A1169D">
                      <w:rPr>
                        <w:rFonts w:ascii="Arial" w:hAnsi="Arial" w:cs="Arial"/>
                      </w:rPr>
                      <w:t>Taken prescribed medication for alcohol use disorder (past 30 days)</w:t>
                    </w:r>
                  </w:ins>
                </w:p>
              </w:tc>
              <w:tc>
                <w:tcPr>
                  <w:tcW w:w="1890" w:type="dxa"/>
                </w:tcPr>
                <w:p w14:paraId="1B39F8D7" w14:textId="77777777" w:rsidR="0022083A" w:rsidRPr="00A1169D" w:rsidRDefault="00000000" w:rsidP="00A1169D">
                  <w:pPr>
                    <w:pStyle w:val="Compact"/>
                    <w:rPr>
                      <w:ins w:id="577" w:author="Kendra Wyant" w:date="2026-04-29T15:51:00Z" w16du:dateUtc="2026-04-29T20:51:00Z"/>
                      <w:rFonts w:ascii="Arial" w:hAnsi="Arial" w:cs="Arial"/>
                    </w:rPr>
                  </w:pPr>
                  <w:ins w:id="578" w:author="Kendra Wyant" w:date="2026-04-29T15:51:00Z" w16du:dateUtc="2026-04-29T20:51:00Z">
                    <w:r w:rsidRPr="00A1169D">
                      <w:rPr>
                        <w:rFonts w:ascii="Arial" w:hAnsi="Arial" w:cs="Arial"/>
                      </w:rPr>
                      <w:t>Alcohol use</w:t>
                    </w:r>
                  </w:ins>
                </w:p>
              </w:tc>
              <w:tc>
                <w:tcPr>
                  <w:tcW w:w="1350" w:type="dxa"/>
                </w:tcPr>
                <w:p w14:paraId="1A0C1AA9" w14:textId="77777777" w:rsidR="0022083A" w:rsidRPr="00A1169D" w:rsidRDefault="00000000" w:rsidP="00A1169D">
                  <w:pPr>
                    <w:pStyle w:val="Compact"/>
                    <w:rPr>
                      <w:ins w:id="579" w:author="Kendra Wyant" w:date="2026-04-29T15:51:00Z" w16du:dateUtc="2026-04-29T20:51:00Z"/>
                      <w:rFonts w:ascii="Arial" w:hAnsi="Arial" w:cs="Arial"/>
                    </w:rPr>
                  </w:pPr>
                  <w:ins w:id="580" w:author="Kendra Wyant" w:date="2026-04-29T15:51:00Z" w16du:dateUtc="2026-04-29T20:51:00Z">
                    <w:r w:rsidRPr="00A1169D">
                      <w:rPr>
                        <w:rFonts w:ascii="Arial" w:hAnsi="Arial" w:cs="Arial"/>
                      </w:rPr>
                      <w:t>Yes, no</w:t>
                    </w:r>
                  </w:ins>
                </w:p>
              </w:tc>
              <w:tc>
                <w:tcPr>
                  <w:tcW w:w="1890" w:type="dxa"/>
                </w:tcPr>
                <w:p w14:paraId="5D6794F8" w14:textId="77777777" w:rsidR="0022083A" w:rsidRPr="00A1169D" w:rsidRDefault="00000000" w:rsidP="00A1169D">
                  <w:pPr>
                    <w:pStyle w:val="Compact"/>
                    <w:rPr>
                      <w:ins w:id="581" w:author="Kendra Wyant" w:date="2026-04-29T15:51:00Z" w16du:dateUtc="2026-04-29T20:51:00Z"/>
                      <w:rFonts w:ascii="Arial" w:hAnsi="Arial" w:cs="Arial"/>
                    </w:rPr>
                  </w:pPr>
                  <w:ins w:id="582" w:author="Kendra Wyant" w:date="2026-04-29T15:51:00Z" w16du:dateUtc="2026-04-29T20:51:00Z">
                    <w:r w:rsidRPr="00A1169D">
                      <w:rPr>
                        <w:rFonts w:ascii="Arial" w:hAnsi="Arial" w:cs="Arial"/>
                      </w:rPr>
                      <w:t>One-hot coded</w:t>
                    </w:r>
                  </w:ins>
                </w:p>
              </w:tc>
              <w:tc>
                <w:tcPr>
                  <w:tcW w:w="1260" w:type="dxa"/>
                </w:tcPr>
                <w:p w14:paraId="69CAC42F" w14:textId="77777777" w:rsidR="0022083A" w:rsidRPr="00A1169D" w:rsidRDefault="0022083A" w:rsidP="00A1169D">
                  <w:pPr>
                    <w:pStyle w:val="Compact"/>
                    <w:rPr>
                      <w:ins w:id="583" w:author="Kendra Wyant" w:date="2026-04-29T15:51:00Z" w16du:dateUtc="2026-04-29T20:51:00Z"/>
                      <w:rFonts w:ascii="Arial" w:hAnsi="Arial" w:cs="Arial"/>
                    </w:rPr>
                  </w:pPr>
                </w:p>
              </w:tc>
              <w:tc>
                <w:tcPr>
                  <w:tcW w:w="1170" w:type="dxa"/>
                </w:tcPr>
                <w:p w14:paraId="22D533F7" w14:textId="77777777" w:rsidR="0022083A" w:rsidRPr="00A1169D" w:rsidRDefault="00000000" w:rsidP="00A1169D">
                  <w:pPr>
                    <w:pStyle w:val="Compact"/>
                    <w:rPr>
                      <w:ins w:id="584" w:author="Kendra Wyant" w:date="2026-04-29T15:51:00Z" w16du:dateUtc="2026-04-29T20:51:00Z"/>
                      <w:rFonts w:ascii="Arial" w:hAnsi="Arial" w:cs="Arial"/>
                    </w:rPr>
                  </w:pPr>
                  <w:ins w:id="585" w:author="Kendra Wyant" w:date="2026-04-29T15:51:00Z" w16du:dateUtc="2026-04-29T20:51:00Z">
                    <w:r w:rsidRPr="00A1169D">
                      <w:rPr>
                        <w:rFonts w:ascii="Arial" w:hAnsi="Arial" w:cs="Arial"/>
                      </w:rPr>
                      <w:t>2</w:t>
                    </w:r>
                  </w:ins>
                </w:p>
              </w:tc>
            </w:tr>
            <w:tr w:rsidR="0022083A" w:rsidRPr="00A1169D" w14:paraId="7D6EEC9A" w14:textId="77777777" w:rsidTr="00A1169D">
              <w:trPr>
                <w:ins w:id="586" w:author="Kendra Wyant" w:date="2026-04-29T15:51:00Z" w16du:dateUtc="2026-04-29T20:51:00Z"/>
              </w:trPr>
              <w:tc>
                <w:tcPr>
                  <w:tcW w:w="1890" w:type="dxa"/>
                </w:tcPr>
                <w:p w14:paraId="2C6B3122" w14:textId="77777777" w:rsidR="0022083A" w:rsidRPr="00A1169D" w:rsidRDefault="00000000" w:rsidP="00A1169D">
                  <w:pPr>
                    <w:pStyle w:val="Compact"/>
                    <w:rPr>
                      <w:ins w:id="587" w:author="Kendra Wyant" w:date="2026-04-29T15:51:00Z" w16du:dateUtc="2026-04-29T20:51:00Z"/>
                      <w:rFonts w:ascii="Arial" w:hAnsi="Arial" w:cs="Arial"/>
                    </w:rPr>
                  </w:pPr>
                  <w:ins w:id="588" w:author="Kendra Wyant" w:date="2026-04-29T15:51:00Z" w16du:dateUtc="2026-04-29T20:51:00Z">
                    <w:r w:rsidRPr="00A1169D">
                      <w:rPr>
                        <w:rFonts w:ascii="Arial" w:hAnsi="Arial" w:cs="Arial"/>
                      </w:rPr>
                      <w:t xml:space="preserve">Taken prescribed medication for other mental health </w:t>
                    </w:r>
                    <w:proofErr w:type="gramStart"/>
                    <w:r w:rsidRPr="00A1169D">
                      <w:rPr>
                        <w:rFonts w:ascii="Arial" w:hAnsi="Arial" w:cs="Arial"/>
                      </w:rPr>
                      <w:t>disorder</w:t>
                    </w:r>
                    <w:proofErr w:type="gramEnd"/>
                    <w:r w:rsidRPr="00A1169D">
                      <w:rPr>
                        <w:rFonts w:ascii="Arial" w:hAnsi="Arial" w:cs="Arial"/>
                      </w:rPr>
                      <w:t xml:space="preserve"> (past 30 days)</w:t>
                    </w:r>
                  </w:ins>
                </w:p>
              </w:tc>
              <w:tc>
                <w:tcPr>
                  <w:tcW w:w="1890" w:type="dxa"/>
                </w:tcPr>
                <w:p w14:paraId="2748A15F" w14:textId="77777777" w:rsidR="0022083A" w:rsidRPr="00A1169D" w:rsidRDefault="00000000" w:rsidP="00A1169D">
                  <w:pPr>
                    <w:pStyle w:val="Compact"/>
                    <w:rPr>
                      <w:ins w:id="589" w:author="Kendra Wyant" w:date="2026-04-29T15:51:00Z" w16du:dateUtc="2026-04-29T20:51:00Z"/>
                      <w:rFonts w:ascii="Arial" w:hAnsi="Arial" w:cs="Arial"/>
                    </w:rPr>
                  </w:pPr>
                  <w:ins w:id="590" w:author="Kendra Wyant" w:date="2026-04-29T15:51:00Z" w16du:dateUtc="2026-04-29T20:51:00Z">
                    <w:r w:rsidRPr="00A1169D">
                      <w:rPr>
                        <w:rFonts w:ascii="Arial" w:hAnsi="Arial" w:cs="Arial"/>
                      </w:rPr>
                      <w:t>Alcohol use</w:t>
                    </w:r>
                  </w:ins>
                </w:p>
              </w:tc>
              <w:tc>
                <w:tcPr>
                  <w:tcW w:w="1350" w:type="dxa"/>
                </w:tcPr>
                <w:p w14:paraId="28637FF2" w14:textId="77777777" w:rsidR="0022083A" w:rsidRPr="00A1169D" w:rsidRDefault="00000000" w:rsidP="00A1169D">
                  <w:pPr>
                    <w:pStyle w:val="Compact"/>
                    <w:rPr>
                      <w:ins w:id="591" w:author="Kendra Wyant" w:date="2026-04-29T15:51:00Z" w16du:dateUtc="2026-04-29T20:51:00Z"/>
                      <w:rFonts w:ascii="Arial" w:hAnsi="Arial" w:cs="Arial"/>
                    </w:rPr>
                  </w:pPr>
                  <w:ins w:id="592" w:author="Kendra Wyant" w:date="2026-04-29T15:51:00Z" w16du:dateUtc="2026-04-29T20:51:00Z">
                    <w:r w:rsidRPr="00A1169D">
                      <w:rPr>
                        <w:rFonts w:ascii="Arial" w:hAnsi="Arial" w:cs="Arial"/>
                      </w:rPr>
                      <w:t>Yes, no</w:t>
                    </w:r>
                  </w:ins>
                </w:p>
              </w:tc>
              <w:tc>
                <w:tcPr>
                  <w:tcW w:w="1890" w:type="dxa"/>
                </w:tcPr>
                <w:p w14:paraId="0C3036DE" w14:textId="77777777" w:rsidR="0022083A" w:rsidRPr="00A1169D" w:rsidRDefault="00000000" w:rsidP="00A1169D">
                  <w:pPr>
                    <w:pStyle w:val="Compact"/>
                    <w:rPr>
                      <w:ins w:id="593" w:author="Kendra Wyant" w:date="2026-04-29T15:51:00Z" w16du:dateUtc="2026-04-29T20:51:00Z"/>
                      <w:rFonts w:ascii="Arial" w:hAnsi="Arial" w:cs="Arial"/>
                    </w:rPr>
                  </w:pPr>
                  <w:ins w:id="594" w:author="Kendra Wyant" w:date="2026-04-29T15:51:00Z" w16du:dateUtc="2026-04-29T20:51:00Z">
                    <w:r w:rsidRPr="00A1169D">
                      <w:rPr>
                        <w:rFonts w:ascii="Arial" w:hAnsi="Arial" w:cs="Arial"/>
                      </w:rPr>
                      <w:t>One-hot coded</w:t>
                    </w:r>
                  </w:ins>
                </w:p>
              </w:tc>
              <w:tc>
                <w:tcPr>
                  <w:tcW w:w="1260" w:type="dxa"/>
                </w:tcPr>
                <w:p w14:paraId="30B58EDB" w14:textId="77777777" w:rsidR="0022083A" w:rsidRPr="00A1169D" w:rsidRDefault="0022083A" w:rsidP="00A1169D">
                  <w:pPr>
                    <w:pStyle w:val="Compact"/>
                    <w:rPr>
                      <w:ins w:id="595" w:author="Kendra Wyant" w:date="2026-04-29T15:51:00Z" w16du:dateUtc="2026-04-29T20:51:00Z"/>
                      <w:rFonts w:ascii="Arial" w:hAnsi="Arial" w:cs="Arial"/>
                    </w:rPr>
                  </w:pPr>
                </w:p>
              </w:tc>
              <w:tc>
                <w:tcPr>
                  <w:tcW w:w="1170" w:type="dxa"/>
                </w:tcPr>
                <w:p w14:paraId="403647D7" w14:textId="77777777" w:rsidR="0022083A" w:rsidRPr="00A1169D" w:rsidRDefault="00000000" w:rsidP="00A1169D">
                  <w:pPr>
                    <w:pStyle w:val="Compact"/>
                    <w:rPr>
                      <w:ins w:id="596" w:author="Kendra Wyant" w:date="2026-04-29T15:51:00Z" w16du:dateUtc="2026-04-29T20:51:00Z"/>
                      <w:rFonts w:ascii="Arial" w:hAnsi="Arial" w:cs="Arial"/>
                    </w:rPr>
                  </w:pPr>
                  <w:ins w:id="597" w:author="Kendra Wyant" w:date="2026-04-29T15:51:00Z" w16du:dateUtc="2026-04-29T20:51:00Z">
                    <w:r w:rsidRPr="00A1169D">
                      <w:rPr>
                        <w:rFonts w:ascii="Arial" w:hAnsi="Arial" w:cs="Arial"/>
                      </w:rPr>
                      <w:t>2</w:t>
                    </w:r>
                  </w:ins>
                </w:p>
              </w:tc>
            </w:tr>
            <w:tr w:rsidR="0022083A" w:rsidRPr="00A1169D" w14:paraId="25696B18" w14:textId="77777777" w:rsidTr="00A1169D">
              <w:trPr>
                <w:ins w:id="598" w:author="Kendra Wyant" w:date="2026-04-29T15:51:00Z" w16du:dateUtc="2026-04-29T20:51:00Z"/>
              </w:trPr>
              <w:tc>
                <w:tcPr>
                  <w:tcW w:w="1890" w:type="dxa"/>
                </w:tcPr>
                <w:p w14:paraId="2377C68F" w14:textId="77777777" w:rsidR="0022083A" w:rsidRPr="00A1169D" w:rsidRDefault="00000000" w:rsidP="00A1169D">
                  <w:pPr>
                    <w:pStyle w:val="Compact"/>
                    <w:rPr>
                      <w:ins w:id="599" w:author="Kendra Wyant" w:date="2026-04-29T15:51:00Z" w16du:dateUtc="2026-04-29T20:51:00Z"/>
                      <w:rFonts w:ascii="Arial" w:hAnsi="Arial" w:cs="Arial"/>
                    </w:rPr>
                  </w:pPr>
                  <w:ins w:id="600" w:author="Kendra Wyant" w:date="2026-04-29T15:51:00Z" w16du:dateUtc="2026-04-29T20:51:00Z">
                    <w:r w:rsidRPr="00A1169D">
                      <w:rPr>
                        <w:rFonts w:ascii="Arial" w:hAnsi="Arial" w:cs="Arial"/>
                      </w:rPr>
                      <w:t>Satisfaction with progress toward recovery goals (past 30 days)</w:t>
                    </w:r>
                  </w:ins>
                </w:p>
              </w:tc>
              <w:tc>
                <w:tcPr>
                  <w:tcW w:w="1890" w:type="dxa"/>
                </w:tcPr>
                <w:p w14:paraId="4509241B" w14:textId="77777777" w:rsidR="0022083A" w:rsidRPr="00A1169D" w:rsidRDefault="00000000" w:rsidP="00A1169D">
                  <w:pPr>
                    <w:pStyle w:val="Compact"/>
                    <w:rPr>
                      <w:ins w:id="601" w:author="Kendra Wyant" w:date="2026-04-29T15:51:00Z" w16du:dateUtc="2026-04-29T20:51:00Z"/>
                      <w:rFonts w:ascii="Arial" w:hAnsi="Arial" w:cs="Arial"/>
                    </w:rPr>
                  </w:pPr>
                  <w:ins w:id="602" w:author="Kendra Wyant" w:date="2026-04-29T15:51:00Z" w16du:dateUtc="2026-04-29T20:51:00Z">
                    <w:r w:rsidRPr="00A1169D">
                      <w:rPr>
                        <w:rFonts w:ascii="Arial" w:hAnsi="Arial" w:cs="Arial"/>
                      </w:rPr>
                      <w:t>Alcohol use</w:t>
                    </w:r>
                  </w:ins>
                </w:p>
              </w:tc>
              <w:tc>
                <w:tcPr>
                  <w:tcW w:w="1350" w:type="dxa"/>
                </w:tcPr>
                <w:p w14:paraId="0ABAF694" w14:textId="77777777" w:rsidR="0022083A" w:rsidRPr="00A1169D" w:rsidRDefault="00000000" w:rsidP="00A1169D">
                  <w:pPr>
                    <w:pStyle w:val="Compact"/>
                    <w:rPr>
                      <w:ins w:id="603" w:author="Kendra Wyant" w:date="2026-04-29T15:51:00Z" w16du:dateUtc="2026-04-29T20:51:00Z"/>
                      <w:rFonts w:ascii="Arial" w:hAnsi="Arial" w:cs="Arial"/>
                    </w:rPr>
                  </w:pPr>
                  <w:ins w:id="604" w:author="Kendra Wyant" w:date="2026-04-29T15:51:00Z" w16du:dateUtc="2026-04-29T20:51:00Z">
                    <w:r w:rsidRPr="00A1169D">
                      <w:rPr>
                        <w:rFonts w:ascii="Arial" w:hAnsi="Arial" w:cs="Arial"/>
                      </w:rPr>
                      <w:t>Numeric (0-4)</w:t>
                    </w:r>
                  </w:ins>
                </w:p>
              </w:tc>
              <w:tc>
                <w:tcPr>
                  <w:tcW w:w="1890" w:type="dxa"/>
                </w:tcPr>
                <w:p w14:paraId="41924C47" w14:textId="77777777" w:rsidR="0022083A" w:rsidRPr="00A1169D" w:rsidRDefault="0022083A" w:rsidP="00A1169D">
                  <w:pPr>
                    <w:pStyle w:val="Compact"/>
                    <w:rPr>
                      <w:ins w:id="605" w:author="Kendra Wyant" w:date="2026-04-29T15:51:00Z" w16du:dateUtc="2026-04-29T20:51:00Z"/>
                      <w:rFonts w:ascii="Arial" w:hAnsi="Arial" w:cs="Arial"/>
                    </w:rPr>
                  </w:pPr>
                </w:p>
              </w:tc>
              <w:tc>
                <w:tcPr>
                  <w:tcW w:w="1260" w:type="dxa"/>
                </w:tcPr>
                <w:p w14:paraId="248528B2" w14:textId="77777777" w:rsidR="0022083A" w:rsidRPr="00A1169D" w:rsidRDefault="0022083A" w:rsidP="00A1169D">
                  <w:pPr>
                    <w:pStyle w:val="Compact"/>
                    <w:rPr>
                      <w:ins w:id="606" w:author="Kendra Wyant" w:date="2026-04-29T15:51:00Z" w16du:dateUtc="2026-04-29T20:51:00Z"/>
                      <w:rFonts w:ascii="Arial" w:hAnsi="Arial" w:cs="Arial"/>
                    </w:rPr>
                  </w:pPr>
                </w:p>
              </w:tc>
              <w:tc>
                <w:tcPr>
                  <w:tcW w:w="1170" w:type="dxa"/>
                </w:tcPr>
                <w:p w14:paraId="2376F388" w14:textId="77777777" w:rsidR="0022083A" w:rsidRPr="00A1169D" w:rsidRDefault="00000000" w:rsidP="00A1169D">
                  <w:pPr>
                    <w:pStyle w:val="Compact"/>
                    <w:rPr>
                      <w:ins w:id="607" w:author="Kendra Wyant" w:date="2026-04-29T15:51:00Z" w16du:dateUtc="2026-04-29T20:51:00Z"/>
                      <w:rFonts w:ascii="Arial" w:hAnsi="Arial" w:cs="Arial"/>
                    </w:rPr>
                  </w:pPr>
                  <w:ins w:id="608" w:author="Kendra Wyant" w:date="2026-04-29T15:51:00Z" w16du:dateUtc="2026-04-29T20:51:00Z">
                    <w:r w:rsidRPr="00A1169D">
                      <w:rPr>
                        <w:rFonts w:ascii="Arial" w:hAnsi="Arial" w:cs="Arial"/>
                      </w:rPr>
                      <w:t>1</w:t>
                    </w:r>
                  </w:ins>
                </w:p>
              </w:tc>
            </w:tr>
            <w:tr w:rsidR="0022083A" w:rsidRPr="00A1169D" w14:paraId="17607435" w14:textId="77777777" w:rsidTr="00A1169D">
              <w:trPr>
                <w:ins w:id="609" w:author="Kendra Wyant" w:date="2026-04-29T15:51:00Z" w16du:dateUtc="2026-04-29T20:51:00Z"/>
              </w:trPr>
              <w:tc>
                <w:tcPr>
                  <w:tcW w:w="1890" w:type="dxa"/>
                </w:tcPr>
                <w:p w14:paraId="583E4485" w14:textId="77777777" w:rsidR="0022083A" w:rsidRPr="00A1169D" w:rsidRDefault="00000000" w:rsidP="00A1169D">
                  <w:pPr>
                    <w:pStyle w:val="Compact"/>
                    <w:rPr>
                      <w:ins w:id="610" w:author="Kendra Wyant" w:date="2026-04-29T15:51:00Z" w16du:dateUtc="2026-04-29T20:51:00Z"/>
                      <w:rFonts w:ascii="Arial" w:hAnsi="Arial" w:cs="Arial"/>
                    </w:rPr>
                  </w:pPr>
                  <w:ins w:id="611" w:author="Kendra Wyant" w:date="2026-04-29T15:51:00Z" w16du:dateUtc="2026-04-29T20:51:00Z">
                    <w:r w:rsidRPr="00A1169D">
                      <w:rPr>
                        <w:rFonts w:ascii="Arial" w:hAnsi="Arial" w:cs="Arial"/>
                      </w:rPr>
                      <w:t>Confidence in abstinence ability (next 30 days)</w:t>
                    </w:r>
                  </w:ins>
                </w:p>
              </w:tc>
              <w:tc>
                <w:tcPr>
                  <w:tcW w:w="1890" w:type="dxa"/>
                </w:tcPr>
                <w:p w14:paraId="67D7831F" w14:textId="77777777" w:rsidR="0022083A" w:rsidRPr="00A1169D" w:rsidRDefault="00000000" w:rsidP="00A1169D">
                  <w:pPr>
                    <w:pStyle w:val="Compact"/>
                    <w:rPr>
                      <w:ins w:id="612" w:author="Kendra Wyant" w:date="2026-04-29T15:51:00Z" w16du:dateUtc="2026-04-29T20:51:00Z"/>
                      <w:rFonts w:ascii="Arial" w:hAnsi="Arial" w:cs="Arial"/>
                    </w:rPr>
                  </w:pPr>
                  <w:ins w:id="613" w:author="Kendra Wyant" w:date="2026-04-29T15:51:00Z" w16du:dateUtc="2026-04-29T20:51:00Z">
                    <w:r w:rsidRPr="00A1169D">
                      <w:rPr>
                        <w:rFonts w:ascii="Arial" w:hAnsi="Arial" w:cs="Arial"/>
                      </w:rPr>
                      <w:t>Alcohol use</w:t>
                    </w:r>
                  </w:ins>
                </w:p>
              </w:tc>
              <w:tc>
                <w:tcPr>
                  <w:tcW w:w="1350" w:type="dxa"/>
                </w:tcPr>
                <w:p w14:paraId="51CE302D" w14:textId="77777777" w:rsidR="0022083A" w:rsidRPr="00A1169D" w:rsidRDefault="00000000" w:rsidP="00A1169D">
                  <w:pPr>
                    <w:pStyle w:val="Compact"/>
                    <w:rPr>
                      <w:ins w:id="614" w:author="Kendra Wyant" w:date="2026-04-29T15:51:00Z" w16du:dateUtc="2026-04-29T20:51:00Z"/>
                      <w:rFonts w:ascii="Arial" w:hAnsi="Arial" w:cs="Arial"/>
                    </w:rPr>
                  </w:pPr>
                  <w:ins w:id="615" w:author="Kendra Wyant" w:date="2026-04-29T15:51:00Z" w16du:dateUtc="2026-04-29T20:51:00Z">
                    <w:r w:rsidRPr="00A1169D">
                      <w:rPr>
                        <w:rFonts w:ascii="Arial" w:hAnsi="Arial" w:cs="Arial"/>
                      </w:rPr>
                      <w:t>Numeric (0-4)</w:t>
                    </w:r>
                  </w:ins>
                </w:p>
              </w:tc>
              <w:tc>
                <w:tcPr>
                  <w:tcW w:w="1890" w:type="dxa"/>
                </w:tcPr>
                <w:p w14:paraId="6E1B081C" w14:textId="77777777" w:rsidR="0022083A" w:rsidRPr="00A1169D" w:rsidRDefault="0022083A" w:rsidP="00A1169D">
                  <w:pPr>
                    <w:pStyle w:val="Compact"/>
                    <w:rPr>
                      <w:ins w:id="616" w:author="Kendra Wyant" w:date="2026-04-29T15:51:00Z" w16du:dateUtc="2026-04-29T20:51:00Z"/>
                      <w:rFonts w:ascii="Arial" w:hAnsi="Arial" w:cs="Arial"/>
                    </w:rPr>
                  </w:pPr>
                </w:p>
              </w:tc>
              <w:tc>
                <w:tcPr>
                  <w:tcW w:w="1260" w:type="dxa"/>
                </w:tcPr>
                <w:p w14:paraId="1E130B3E" w14:textId="77777777" w:rsidR="0022083A" w:rsidRPr="00A1169D" w:rsidRDefault="0022083A" w:rsidP="00A1169D">
                  <w:pPr>
                    <w:pStyle w:val="Compact"/>
                    <w:rPr>
                      <w:ins w:id="617" w:author="Kendra Wyant" w:date="2026-04-29T15:51:00Z" w16du:dateUtc="2026-04-29T20:51:00Z"/>
                      <w:rFonts w:ascii="Arial" w:hAnsi="Arial" w:cs="Arial"/>
                    </w:rPr>
                  </w:pPr>
                </w:p>
              </w:tc>
              <w:tc>
                <w:tcPr>
                  <w:tcW w:w="1170" w:type="dxa"/>
                </w:tcPr>
                <w:p w14:paraId="5BA300BF" w14:textId="77777777" w:rsidR="0022083A" w:rsidRPr="00A1169D" w:rsidRDefault="00000000" w:rsidP="00A1169D">
                  <w:pPr>
                    <w:pStyle w:val="Compact"/>
                    <w:rPr>
                      <w:ins w:id="618" w:author="Kendra Wyant" w:date="2026-04-29T15:51:00Z" w16du:dateUtc="2026-04-29T20:51:00Z"/>
                      <w:rFonts w:ascii="Arial" w:hAnsi="Arial" w:cs="Arial"/>
                    </w:rPr>
                  </w:pPr>
                  <w:ins w:id="619" w:author="Kendra Wyant" w:date="2026-04-29T15:51:00Z" w16du:dateUtc="2026-04-29T20:51:00Z">
                    <w:r w:rsidRPr="00A1169D">
                      <w:rPr>
                        <w:rFonts w:ascii="Arial" w:hAnsi="Arial" w:cs="Arial"/>
                      </w:rPr>
                      <w:t>1</w:t>
                    </w:r>
                  </w:ins>
                </w:p>
              </w:tc>
            </w:tr>
            <w:tr w:rsidR="0022083A" w:rsidRPr="00A1169D" w14:paraId="4C2BA330" w14:textId="77777777" w:rsidTr="00A1169D">
              <w:trPr>
                <w:ins w:id="620" w:author="Kendra Wyant" w:date="2026-04-29T15:51:00Z" w16du:dateUtc="2026-04-29T20:51:00Z"/>
              </w:trPr>
              <w:tc>
                <w:tcPr>
                  <w:tcW w:w="1890" w:type="dxa"/>
                </w:tcPr>
                <w:p w14:paraId="6A56E068" w14:textId="77777777" w:rsidR="0022083A" w:rsidRPr="00A1169D" w:rsidRDefault="00000000" w:rsidP="00A1169D">
                  <w:pPr>
                    <w:pStyle w:val="Compact"/>
                    <w:rPr>
                      <w:ins w:id="621" w:author="Kendra Wyant" w:date="2026-04-29T15:51:00Z" w16du:dateUtc="2026-04-29T20:51:00Z"/>
                      <w:rFonts w:ascii="Arial" w:hAnsi="Arial" w:cs="Arial"/>
                    </w:rPr>
                  </w:pPr>
                  <w:ins w:id="622" w:author="Kendra Wyant" w:date="2026-04-29T15:51:00Z" w16du:dateUtc="2026-04-29T20:51:00Z">
                    <w:r w:rsidRPr="00A1169D">
                      <w:rPr>
                        <w:rFonts w:ascii="Arial" w:hAnsi="Arial" w:cs="Arial"/>
                      </w:rPr>
                      <w:t>Has a goal of abstinence</w:t>
                    </w:r>
                  </w:ins>
                </w:p>
              </w:tc>
              <w:tc>
                <w:tcPr>
                  <w:tcW w:w="1890" w:type="dxa"/>
                </w:tcPr>
                <w:p w14:paraId="21EBD6BE" w14:textId="77777777" w:rsidR="0022083A" w:rsidRPr="00A1169D" w:rsidRDefault="00000000" w:rsidP="00A1169D">
                  <w:pPr>
                    <w:pStyle w:val="Compact"/>
                    <w:rPr>
                      <w:ins w:id="623" w:author="Kendra Wyant" w:date="2026-04-29T15:51:00Z" w16du:dateUtc="2026-04-29T20:51:00Z"/>
                      <w:rFonts w:ascii="Arial" w:hAnsi="Arial" w:cs="Arial"/>
                    </w:rPr>
                  </w:pPr>
                  <w:ins w:id="624" w:author="Kendra Wyant" w:date="2026-04-29T15:51:00Z" w16du:dateUtc="2026-04-29T20:51:00Z">
                    <w:r w:rsidRPr="00A1169D">
                      <w:rPr>
                        <w:rFonts w:ascii="Arial" w:hAnsi="Arial" w:cs="Arial"/>
                      </w:rPr>
                      <w:t>Alcohol use</w:t>
                    </w:r>
                  </w:ins>
                </w:p>
              </w:tc>
              <w:tc>
                <w:tcPr>
                  <w:tcW w:w="1350" w:type="dxa"/>
                </w:tcPr>
                <w:p w14:paraId="6F99EC25" w14:textId="77777777" w:rsidR="0022083A" w:rsidRPr="00A1169D" w:rsidRDefault="00000000" w:rsidP="00A1169D">
                  <w:pPr>
                    <w:pStyle w:val="Compact"/>
                    <w:rPr>
                      <w:ins w:id="625" w:author="Kendra Wyant" w:date="2026-04-29T15:51:00Z" w16du:dateUtc="2026-04-29T20:51:00Z"/>
                      <w:rFonts w:ascii="Arial" w:hAnsi="Arial" w:cs="Arial"/>
                    </w:rPr>
                  </w:pPr>
                  <w:ins w:id="626" w:author="Kendra Wyant" w:date="2026-04-29T15:51:00Z" w16du:dateUtc="2026-04-29T20:51:00Z">
                    <w:r w:rsidRPr="00A1169D">
                      <w:rPr>
                        <w:rFonts w:ascii="Arial" w:hAnsi="Arial" w:cs="Arial"/>
                      </w:rPr>
                      <w:t>Yes, no, uncertain</w:t>
                    </w:r>
                  </w:ins>
                </w:p>
              </w:tc>
              <w:tc>
                <w:tcPr>
                  <w:tcW w:w="1890" w:type="dxa"/>
                </w:tcPr>
                <w:p w14:paraId="7F053F53" w14:textId="77777777" w:rsidR="0022083A" w:rsidRPr="00A1169D" w:rsidRDefault="00000000" w:rsidP="00A1169D">
                  <w:pPr>
                    <w:pStyle w:val="Compact"/>
                    <w:rPr>
                      <w:ins w:id="627" w:author="Kendra Wyant" w:date="2026-04-29T15:51:00Z" w16du:dateUtc="2026-04-29T20:51:00Z"/>
                      <w:rFonts w:ascii="Arial" w:hAnsi="Arial" w:cs="Arial"/>
                    </w:rPr>
                  </w:pPr>
                  <w:ins w:id="628" w:author="Kendra Wyant" w:date="2026-04-29T15:51:00Z" w16du:dateUtc="2026-04-29T20:51:00Z">
                    <w:r w:rsidRPr="00A1169D">
                      <w:rPr>
                        <w:rFonts w:ascii="Arial" w:hAnsi="Arial" w:cs="Arial"/>
                      </w:rPr>
                      <w:t>One-hot coded</w:t>
                    </w:r>
                  </w:ins>
                </w:p>
              </w:tc>
              <w:tc>
                <w:tcPr>
                  <w:tcW w:w="1260" w:type="dxa"/>
                </w:tcPr>
                <w:p w14:paraId="075B44F9" w14:textId="77777777" w:rsidR="0022083A" w:rsidRPr="00A1169D" w:rsidRDefault="0022083A" w:rsidP="00A1169D">
                  <w:pPr>
                    <w:pStyle w:val="Compact"/>
                    <w:rPr>
                      <w:ins w:id="629" w:author="Kendra Wyant" w:date="2026-04-29T15:51:00Z" w16du:dateUtc="2026-04-29T20:51:00Z"/>
                      <w:rFonts w:ascii="Arial" w:hAnsi="Arial" w:cs="Arial"/>
                    </w:rPr>
                  </w:pPr>
                </w:p>
              </w:tc>
              <w:tc>
                <w:tcPr>
                  <w:tcW w:w="1170" w:type="dxa"/>
                </w:tcPr>
                <w:p w14:paraId="5371B4A3" w14:textId="77777777" w:rsidR="0022083A" w:rsidRPr="00A1169D" w:rsidRDefault="00000000" w:rsidP="00A1169D">
                  <w:pPr>
                    <w:pStyle w:val="Compact"/>
                    <w:rPr>
                      <w:ins w:id="630" w:author="Kendra Wyant" w:date="2026-04-29T15:51:00Z" w16du:dateUtc="2026-04-29T20:51:00Z"/>
                      <w:rFonts w:ascii="Arial" w:hAnsi="Arial" w:cs="Arial"/>
                    </w:rPr>
                  </w:pPr>
                  <w:ins w:id="631" w:author="Kendra Wyant" w:date="2026-04-29T15:51:00Z" w16du:dateUtc="2026-04-29T20:51:00Z">
                    <w:r w:rsidRPr="00A1169D">
                      <w:rPr>
                        <w:rFonts w:ascii="Arial" w:hAnsi="Arial" w:cs="Arial"/>
                      </w:rPr>
                      <w:t>3</w:t>
                    </w:r>
                  </w:ins>
                </w:p>
              </w:tc>
            </w:tr>
            <w:tr w:rsidR="0022083A" w:rsidRPr="00A1169D" w14:paraId="0EE09AA2" w14:textId="77777777" w:rsidTr="00A1169D">
              <w:trPr>
                <w:ins w:id="632" w:author="Kendra Wyant" w:date="2026-04-29T15:51:00Z" w16du:dateUtc="2026-04-29T20:51:00Z"/>
              </w:trPr>
              <w:tc>
                <w:tcPr>
                  <w:tcW w:w="1890" w:type="dxa"/>
                </w:tcPr>
                <w:p w14:paraId="41203756" w14:textId="77777777" w:rsidR="0022083A" w:rsidRPr="00A1169D" w:rsidRDefault="00000000" w:rsidP="00A1169D">
                  <w:pPr>
                    <w:pStyle w:val="Compact"/>
                    <w:rPr>
                      <w:ins w:id="633" w:author="Kendra Wyant" w:date="2026-04-29T15:51:00Z" w16du:dateUtc="2026-04-29T20:51:00Z"/>
                      <w:rFonts w:ascii="Arial" w:hAnsi="Arial" w:cs="Arial"/>
                    </w:rPr>
                  </w:pPr>
                  <w:ins w:id="634" w:author="Kendra Wyant" w:date="2026-04-29T15:51:00Z" w16du:dateUtc="2026-04-29T20:51:00Z">
                    <w:r w:rsidRPr="00A1169D">
                      <w:rPr>
                        <w:rFonts w:ascii="Arial" w:hAnsi="Arial" w:cs="Arial"/>
                      </w:rPr>
                      <w:t>Personality dimensions (positive emotionality, negative emotionality, and constraint)</w:t>
                    </w:r>
                  </w:ins>
                </w:p>
              </w:tc>
              <w:tc>
                <w:tcPr>
                  <w:tcW w:w="1890" w:type="dxa"/>
                </w:tcPr>
                <w:p w14:paraId="0BF7C25A" w14:textId="77777777" w:rsidR="0022083A" w:rsidRPr="00A1169D" w:rsidRDefault="00000000" w:rsidP="00A1169D">
                  <w:pPr>
                    <w:pStyle w:val="Compact"/>
                    <w:rPr>
                      <w:ins w:id="635" w:author="Kendra Wyant" w:date="2026-04-29T15:51:00Z" w16du:dateUtc="2026-04-29T20:51:00Z"/>
                      <w:rFonts w:ascii="Arial" w:hAnsi="Arial" w:cs="Arial"/>
                    </w:rPr>
                  </w:pPr>
                  <w:ins w:id="636" w:author="Kendra Wyant" w:date="2026-04-29T15:51:00Z" w16du:dateUtc="2026-04-29T20:51:00Z">
                    <w:r w:rsidRPr="00A1169D">
                      <w:rPr>
                        <w:rFonts w:ascii="Arial" w:hAnsi="Arial" w:cs="Arial"/>
                      </w:rPr>
                      <w:t>Personality/psychiatric</w:t>
                    </w:r>
                  </w:ins>
                </w:p>
              </w:tc>
              <w:tc>
                <w:tcPr>
                  <w:tcW w:w="1350" w:type="dxa"/>
                </w:tcPr>
                <w:p w14:paraId="3AE79D95" w14:textId="77777777" w:rsidR="0022083A" w:rsidRPr="00A1169D" w:rsidRDefault="00000000" w:rsidP="00A1169D">
                  <w:pPr>
                    <w:pStyle w:val="Compact"/>
                    <w:rPr>
                      <w:ins w:id="637" w:author="Kendra Wyant" w:date="2026-04-29T15:51:00Z" w16du:dateUtc="2026-04-29T20:51:00Z"/>
                      <w:rFonts w:ascii="Arial" w:hAnsi="Arial" w:cs="Arial"/>
                    </w:rPr>
                  </w:pPr>
                  <w:ins w:id="638" w:author="Kendra Wyant" w:date="2026-04-29T15:51:00Z" w16du:dateUtc="2026-04-29T20:51:00Z">
                    <w:r w:rsidRPr="00A1169D">
                      <w:rPr>
                        <w:rFonts w:ascii="Arial" w:hAnsi="Arial" w:cs="Arial"/>
                      </w:rPr>
                      <w:t>Numeric</w:t>
                    </w:r>
                  </w:ins>
                </w:p>
              </w:tc>
              <w:tc>
                <w:tcPr>
                  <w:tcW w:w="1890" w:type="dxa"/>
                </w:tcPr>
                <w:p w14:paraId="62954162" w14:textId="77777777" w:rsidR="0022083A" w:rsidRPr="00A1169D" w:rsidRDefault="0022083A" w:rsidP="00A1169D">
                  <w:pPr>
                    <w:pStyle w:val="Compact"/>
                    <w:rPr>
                      <w:ins w:id="639" w:author="Kendra Wyant" w:date="2026-04-29T15:51:00Z" w16du:dateUtc="2026-04-29T20:51:00Z"/>
                      <w:rFonts w:ascii="Arial" w:hAnsi="Arial" w:cs="Arial"/>
                    </w:rPr>
                  </w:pPr>
                </w:p>
              </w:tc>
              <w:tc>
                <w:tcPr>
                  <w:tcW w:w="1260" w:type="dxa"/>
                </w:tcPr>
                <w:p w14:paraId="12FA27CB" w14:textId="77777777" w:rsidR="0022083A" w:rsidRPr="00A1169D" w:rsidRDefault="0022083A" w:rsidP="00A1169D">
                  <w:pPr>
                    <w:pStyle w:val="Compact"/>
                    <w:rPr>
                      <w:ins w:id="640" w:author="Kendra Wyant" w:date="2026-04-29T15:51:00Z" w16du:dateUtc="2026-04-29T20:51:00Z"/>
                      <w:rFonts w:ascii="Arial" w:hAnsi="Arial" w:cs="Arial"/>
                    </w:rPr>
                  </w:pPr>
                </w:p>
              </w:tc>
              <w:tc>
                <w:tcPr>
                  <w:tcW w:w="1170" w:type="dxa"/>
                </w:tcPr>
                <w:p w14:paraId="21D54C66" w14:textId="77777777" w:rsidR="0022083A" w:rsidRPr="00A1169D" w:rsidRDefault="00000000" w:rsidP="00A1169D">
                  <w:pPr>
                    <w:pStyle w:val="Compact"/>
                    <w:rPr>
                      <w:ins w:id="641" w:author="Kendra Wyant" w:date="2026-04-29T15:51:00Z" w16du:dateUtc="2026-04-29T20:51:00Z"/>
                      <w:rFonts w:ascii="Arial" w:hAnsi="Arial" w:cs="Arial"/>
                    </w:rPr>
                  </w:pPr>
                  <w:ins w:id="642" w:author="Kendra Wyant" w:date="2026-04-29T15:51:00Z" w16du:dateUtc="2026-04-29T20:51:00Z">
                    <w:r w:rsidRPr="00A1169D">
                      <w:rPr>
                        <w:rFonts w:ascii="Arial" w:hAnsi="Arial" w:cs="Arial"/>
                      </w:rPr>
                      <w:t>3</w:t>
                    </w:r>
                  </w:ins>
                </w:p>
              </w:tc>
            </w:tr>
            <w:tr w:rsidR="0022083A" w:rsidRPr="00A1169D" w14:paraId="232B5227" w14:textId="77777777" w:rsidTr="00A1169D">
              <w:trPr>
                <w:ins w:id="643" w:author="Kendra Wyant" w:date="2026-04-29T15:51:00Z" w16du:dateUtc="2026-04-29T20:51:00Z"/>
              </w:trPr>
              <w:tc>
                <w:tcPr>
                  <w:tcW w:w="1890" w:type="dxa"/>
                  <w:tcBorders>
                    <w:bottom w:val="single" w:sz="12" w:space="0" w:color="auto"/>
                  </w:tcBorders>
                </w:tcPr>
                <w:p w14:paraId="5998E775" w14:textId="77777777" w:rsidR="0022083A" w:rsidRPr="00A1169D" w:rsidRDefault="00000000" w:rsidP="00A1169D">
                  <w:pPr>
                    <w:pStyle w:val="Compact"/>
                    <w:rPr>
                      <w:ins w:id="644" w:author="Kendra Wyant" w:date="2026-04-29T15:51:00Z" w16du:dateUtc="2026-04-29T20:51:00Z"/>
                      <w:rFonts w:ascii="Arial" w:hAnsi="Arial" w:cs="Arial"/>
                    </w:rPr>
                  </w:pPr>
                  <w:ins w:id="645" w:author="Kendra Wyant" w:date="2026-04-29T15:51:00Z" w16du:dateUtc="2026-04-29T20:51:00Z">
                    <w:r w:rsidRPr="00A1169D">
                      <w:rPr>
                        <w:rFonts w:ascii="Arial" w:hAnsi="Arial" w:cs="Arial"/>
                      </w:rPr>
                      <w:t>Psychiatric conditions (depression, anxiety, and stress)</w:t>
                    </w:r>
                  </w:ins>
                </w:p>
              </w:tc>
              <w:tc>
                <w:tcPr>
                  <w:tcW w:w="1890" w:type="dxa"/>
                  <w:tcBorders>
                    <w:bottom w:val="single" w:sz="12" w:space="0" w:color="auto"/>
                  </w:tcBorders>
                </w:tcPr>
                <w:p w14:paraId="59F44C98" w14:textId="77777777" w:rsidR="0022083A" w:rsidRPr="00A1169D" w:rsidRDefault="00000000" w:rsidP="00A1169D">
                  <w:pPr>
                    <w:pStyle w:val="Compact"/>
                    <w:rPr>
                      <w:ins w:id="646" w:author="Kendra Wyant" w:date="2026-04-29T15:51:00Z" w16du:dateUtc="2026-04-29T20:51:00Z"/>
                      <w:rFonts w:ascii="Arial" w:hAnsi="Arial" w:cs="Arial"/>
                    </w:rPr>
                  </w:pPr>
                  <w:ins w:id="647" w:author="Kendra Wyant" w:date="2026-04-29T15:51:00Z" w16du:dateUtc="2026-04-29T20:51:00Z">
                    <w:r w:rsidRPr="00A1169D">
                      <w:rPr>
                        <w:rFonts w:ascii="Arial" w:hAnsi="Arial" w:cs="Arial"/>
                      </w:rPr>
                      <w:t>Personality/psychiatric</w:t>
                    </w:r>
                  </w:ins>
                </w:p>
              </w:tc>
              <w:tc>
                <w:tcPr>
                  <w:tcW w:w="1350" w:type="dxa"/>
                  <w:tcBorders>
                    <w:bottom w:val="single" w:sz="12" w:space="0" w:color="auto"/>
                  </w:tcBorders>
                </w:tcPr>
                <w:p w14:paraId="0C2B3BF0" w14:textId="77777777" w:rsidR="0022083A" w:rsidRPr="00A1169D" w:rsidRDefault="00000000" w:rsidP="00A1169D">
                  <w:pPr>
                    <w:pStyle w:val="Compact"/>
                    <w:rPr>
                      <w:ins w:id="648" w:author="Kendra Wyant" w:date="2026-04-29T15:51:00Z" w16du:dateUtc="2026-04-29T20:51:00Z"/>
                      <w:rFonts w:ascii="Arial" w:hAnsi="Arial" w:cs="Arial"/>
                    </w:rPr>
                  </w:pPr>
                  <w:ins w:id="649" w:author="Kendra Wyant" w:date="2026-04-29T15:51:00Z" w16du:dateUtc="2026-04-29T20:51:00Z">
                    <w:r w:rsidRPr="00A1169D">
                      <w:rPr>
                        <w:rFonts w:ascii="Arial" w:hAnsi="Arial" w:cs="Arial"/>
                      </w:rPr>
                      <w:t>Numeric</w:t>
                    </w:r>
                  </w:ins>
                </w:p>
              </w:tc>
              <w:tc>
                <w:tcPr>
                  <w:tcW w:w="1890" w:type="dxa"/>
                  <w:tcBorders>
                    <w:bottom w:val="single" w:sz="12" w:space="0" w:color="auto"/>
                  </w:tcBorders>
                </w:tcPr>
                <w:p w14:paraId="71A71C0F" w14:textId="77777777" w:rsidR="0022083A" w:rsidRPr="00A1169D" w:rsidRDefault="0022083A" w:rsidP="00A1169D">
                  <w:pPr>
                    <w:pStyle w:val="Compact"/>
                    <w:rPr>
                      <w:ins w:id="650" w:author="Kendra Wyant" w:date="2026-04-29T15:51:00Z" w16du:dateUtc="2026-04-29T20:51:00Z"/>
                      <w:rFonts w:ascii="Arial" w:hAnsi="Arial" w:cs="Arial"/>
                    </w:rPr>
                  </w:pPr>
                </w:p>
              </w:tc>
              <w:tc>
                <w:tcPr>
                  <w:tcW w:w="1260" w:type="dxa"/>
                  <w:tcBorders>
                    <w:bottom w:val="single" w:sz="12" w:space="0" w:color="auto"/>
                  </w:tcBorders>
                </w:tcPr>
                <w:p w14:paraId="32EC5C4B" w14:textId="77777777" w:rsidR="0022083A" w:rsidRPr="00A1169D" w:rsidRDefault="0022083A" w:rsidP="00A1169D">
                  <w:pPr>
                    <w:pStyle w:val="Compact"/>
                    <w:rPr>
                      <w:ins w:id="651" w:author="Kendra Wyant" w:date="2026-04-29T15:51:00Z" w16du:dateUtc="2026-04-29T20:51:00Z"/>
                      <w:rFonts w:ascii="Arial" w:hAnsi="Arial" w:cs="Arial"/>
                    </w:rPr>
                  </w:pPr>
                </w:p>
              </w:tc>
              <w:tc>
                <w:tcPr>
                  <w:tcW w:w="1170" w:type="dxa"/>
                  <w:tcBorders>
                    <w:bottom w:val="single" w:sz="12" w:space="0" w:color="auto"/>
                  </w:tcBorders>
                </w:tcPr>
                <w:p w14:paraId="309D7201" w14:textId="77777777" w:rsidR="0022083A" w:rsidRPr="00A1169D" w:rsidRDefault="00000000" w:rsidP="00A1169D">
                  <w:pPr>
                    <w:pStyle w:val="Compact"/>
                    <w:rPr>
                      <w:ins w:id="652" w:author="Kendra Wyant" w:date="2026-04-29T15:51:00Z" w16du:dateUtc="2026-04-29T20:51:00Z"/>
                      <w:rFonts w:ascii="Arial" w:hAnsi="Arial" w:cs="Arial"/>
                    </w:rPr>
                  </w:pPr>
                  <w:ins w:id="653" w:author="Kendra Wyant" w:date="2026-04-29T15:51:00Z" w16du:dateUtc="2026-04-29T20:51:00Z">
                    <w:r w:rsidRPr="00A1169D">
                      <w:rPr>
                        <w:rFonts w:ascii="Arial" w:hAnsi="Arial" w:cs="Arial"/>
                      </w:rPr>
                      <w:t>3</w:t>
                    </w:r>
                  </w:ins>
                </w:p>
              </w:tc>
            </w:tr>
            <w:tr w:rsidR="00A1169D" w:rsidRPr="00A1169D" w14:paraId="094229C3" w14:textId="77777777" w:rsidTr="0052704E">
              <w:trPr>
                <w:ins w:id="654" w:author="Kendra Wyant" w:date="2026-04-29T15:51:00Z" w16du:dateUtc="2026-04-29T20:51:00Z"/>
              </w:trPr>
              <w:tc>
                <w:tcPr>
                  <w:tcW w:w="9450" w:type="dxa"/>
                  <w:gridSpan w:val="6"/>
                </w:tcPr>
                <w:p w14:paraId="1E84A277" w14:textId="77777777" w:rsidR="00A1169D" w:rsidRDefault="00A1169D">
                  <w:pPr>
                    <w:pStyle w:val="Compact"/>
                    <w:rPr>
                      <w:ins w:id="655" w:author="Kendra Wyant" w:date="2026-04-29T15:51:00Z" w16du:dateUtc="2026-04-29T20:51:00Z"/>
                      <w:rFonts w:ascii="Arial" w:hAnsi="Arial" w:cs="Arial"/>
                    </w:rPr>
                  </w:pPr>
                  <w:ins w:id="656" w:author="Kendra Wyant" w:date="2026-04-29T15:51:00Z" w16du:dateUtc="2026-04-29T20:51:00Z">
                    <w:r w:rsidRPr="00A1169D">
                      <w:rPr>
                        <w:rFonts w:ascii="Arial" w:hAnsi="Arial" w:cs="Arial"/>
                      </w:rPr>
                      <w:t xml:space="preserve">Cellular communication features were scored over two feature scoring epochs (24 </w:t>
                    </w:r>
                    <w:r w:rsidRPr="00A1169D">
                      <w:rPr>
                        <w:rFonts w:ascii="Arial" w:hAnsi="Arial" w:cs="Arial"/>
                      </w:rPr>
                      <w:lastRenderedPageBreak/>
                      <w:t xml:space="preserve">hours and 1 week before the start of the prediction window). Within each feature scoring </w:t>
                    </w:r>
                    <w:proofErr w:type="gramStart"/>
                    <w:r w:rsidRPr="00A1169D">
                      <w:rPr>
                        <w:rFonts w:ascii="Arial" w:hAnsi="Arial" w:cs="Arial"/>
                      </w:rPr>
                      <w:t>epoch</w:t>
                    </w:r>
                    <w:proofErr w:type="gramEnd"/>
                    <w:r w:rsidRPr="00A1169D">
                      <w:rPr>
                        <w:rFonts w:ascii="Arial" w:hAnsi="Arial" w:cs="Arial"/>
                      </w:rPr>
                      <w:t xml:space="preserve"> we calculated two types of features: raw and difference features. Raw features represent the raw feature value calculated within a scoring epoch (e.g., the rate count of text messages during the 24 hours immediately preceding the start of the prediction window). Difference features capture participant-level changes from their baseline scores (e.g., the participant’s average rate count of text messages across all time on study subtracted from the rate count in the preceding 24 hours).</w:t>
                    </w:r>
                  </w:ins>
                </w:p>
                <w:p w14:paraId="60CF3C1E" w14:textId="4783AEC3" w:rsidR="00745A4E" w:rsidRPr="00745A4E" w:rsidRDefault="00745A4E">
                  <w:pPr>
                    <w:pStyle w:val="Compact"/>
                    <w:rPr>
                      <w:ins w:id="657" w:author="Kendra Wyant" w:date="2026-04-29T15:51:00Z" w16du:dateUtc="2026-04-29T20:51:00Z"/>
                      <w:rFonts w:ascii="Arial" w:hAnsi="Arial" w:cs="Arial"/>
                    </w:rPr>
                  </w:pPr>
                  <w:ins w:id="658" w:author="Kendra Wyant" w:date="2026-04-29T15:51:00Z" w16du:dateUtc="2026-04-29T20:51:00Z">
                    <w:r>
                      <w:rPr>
                        <w:rFonts w:ascii="Arial" w:hAnsi="Arial" w:cs="Arial"/>
                        <w:vertAlign w:val="superscript"/>
                      </w:rPr>
                      <w:t>a</w:t>
                    </w:r>
                    <w:r>
                      <w:rPr>
                        <w:rFonts w:ascii="Arial" w:hAnsi="Arial" w:cs="Arial"/>
                      </w:rPr>
                      <w:t>24-hour scoring epoch not used for calculating weekend features.</w:t>
                    </w:r>
                  </w:ins>
                </w:p>
              </w:tc>
            </w:tr>
          </w:tbl>
          <w:p w14:paraId="4A48CFAB" w14:textId="14ED9FD3" w:rsidR="0022083A" w:rsidRPr="00A1169D" w:rsidRDefault="0022083A">
            <w:pPr>
              <w:pStyle w:val="ImageCaption"/>
              <w:spacing w:before="200"/>
              <w:rPr>
                <w:rFonts w:ascii="Arial" w:hAnsi="Arial" w:cs="Arial"/>
              </w:rPr>
              <w:pPrChange w:id="659" w:author="Kendra Wyant" w:date="2026-04-29T15:51:00Z" w16du:dateUtc="2026-04-29T20:51:00Z">
                <w:pPr>
                  <w:pStyle w:val="Compact"/>
                </w:pPr>
              </w:pPrChange>
            </w:pPr>
          </w:p>
        </w:tc>
        <w:tc>
          <w:tcPr>
            <w:tcW w:w="1710" w:type="dxa"/>
            <w:tcBorders>
              <w:top w:val="single" w:sz="12" w:space="0" w:color="auto"/>
              <w:bottom w:val="single" w:sz="8" w:space="0" w:color="auto"/>
            </w:tcBorders>
            <w:cellDel w:id="660" w:author="Kendra Wyant" w:date="2026-04-29T15:51:00Z"/>
            <w:tcPrChange w:id="661" w:author="Kendra Wyant" w:date="2026-04-29T15:51:00Z" w16du:dateUtc="2026-04-29T20:51:00Z">
              <w:tcPr>
                <w:tcW w:w="1710" w:type="dxa"/>
                <w:tcBorders>
                  <w:top w:val="single" w:sz="12" w:space="0" w:color="auto"/>
                  <w:bottom w:val="single" w:sz="8" w:space="0" w:color="auto"/>
                </w:tcBorders>
                <w:cellDel w:id="662" w:author="Kendra Wyant" w:date="2026-04-29T15:51:00Z"/>
              </w:tcPr>
            </w:tcPrChange>
          </w:tcPr>
          <w:p w14:paraId="07B2FB68" w14:textId="77777777" w:rsidR="00896A56" w:rsidRPr="00B71905" w:rsidRDefault="00896A56" w:rsidP="00BC5492">
            <w:pPr>
              <w:pStyle w:val="Compact"/>
              <w:jc w:val="center"/>
              <w:rPr>
                <w:rFonts w:ascii="Arial" w:eastAsiaTheme="minorHAnsi" w:hAnsi="Arial" w:cs="Arial"/>
                <w:lang w:eastAsia="en-US"/>
              </w:rPr>
            </w:pPr>
            <w:del w:id="663" w:author="Kendra Wyant" w:date="2026-04-29T15:51:00Z" w16du:dateUtc="2026-04-29T20:51:00Z">
              <w:r w:rsidRPr="00B71905">
                <w:rPr>
                  <w:rFonts w:ascii="Arial" w:hAnsi="Arial" w:cs="Arial"/>
                </w:rPr>
                <w:lastRenderedPageBreak/>
                <w:delText>Response Options</w:delText>
              </w:r>
            </w:del>
          </w:p>
        </w:tc>
        <w:tc>
          <w:tcPr>
            <w:tcW w:w="1710" w:type="dxa"/>
            <w:tcBorders>
              <w:top w:val="single" w:sz="12" w:space="0" w:color="auto"/>
              <w:bottom w:val="single" w:sz="8" w:space="0" w:color="auto"/>
            </w:tcBorders>
            <w:cellDel w:id="664" w:author="Kendra Wyant" w:date="2026-04-29T15:51:00Z"/>
            <w:tcPrChange w:id="665" w:author="Kendra Wyant" w:date="2026-04-29T15:51:00Z" w16du:dateUtc="2026-04-29T20:51:00Z">
              <w:tcPr>
                <w:tcW w:w="1710" w:type="dxa"/>
                <w:gridSpan w:val="2"/>
                <w:tcBorders>
                  <w:top w:val="single" w:sz="12" w:space="0" w:color="auto"/>
                  <w:bottom w:val="single" w:sz="8" w:space="0" w:color="auto"/>
                </w:tcBorders>
                <w:cellDel w:id="666" w:author="Kendra Wyant" w:date="2026-04-29T15:51:00Z"/>
              </w:tcPr>
            </w:tcPrChange>
          </w:tcPr>
          <w:p w14:paraId="78638930" w14:textId="77777777" w:rsidR="00896A56" w:rsidRPr="00B71905" w:rsidRDefault="00896A56" w:rsidP="00BC5492">
            <w:pPr>
              <w:pStyle w:val="Compact"/>
              <w:jc w:val="center"/>
              <w:rPr>
                <w:rFonts w:ascii="Arial" w:eastAsiaTheme="minorHAnsi" w:hAnsi="Arial" w:cs="Arial"/>
                <w:lang w:eastAsia="en-US"/>
              </w:rPr>
            </w:pPr>
            <w:del w:id="667" w:author="Kendra Wyant" w:date="2026-04-29T15:51:00Z" w16du:dateUtc="2026-04-29T20:51:00Z">
              <w:r w:rsidRPr="00B71905">
                <w:rPr>
                  <w:rFonts w:ascii="Arial" w:hAnsi="Arial" w:cs="Arial"/>
                </w:rPr>
                <w:delText>Feature Engineering</w:delText>
              </w:r>
            </w:del>
          </w:p>
        </w:tc>
        <w:tc>
          <w:tcPr>
            <w:tcW w:w="1170" w:type="dxa"/>
            <w:tcBorders>
              <w:top w:val="single" w:sz="12" w:space="0" w:color="auto"/>
              <w:bottom w:val="single" w:sz="8" w:space="0" w:color="auto"/>
            </w:tcBorders>
            <w:cellDel w:id="668" w:author="Kendra Wyant" w:date="2026-04-29T15:51:00Z"/>
            <w:tcPrChange w:id="669" w:author="Kendra Wyant" w:date="2026-04-29T15:51:00Z" w16du:dateUtc="2026-04-29T20:51:00Z">
              <w:tcPr>
                <w:tcW w:w="1170" w:type="dxa"/>
                <w:gridSpan w:val="2"/>
                <w:tcBorders>
                  <w:top w:val="single" w:sz="12" w:space="0" w:color="auto"/>
                  <w:bottom w:val="single" w:sz="8" w:space="0" w:color="auto"/>
                </w:tcBorders>
                <w:cellDel w:id="670" w:author="Kendra Wyant" w:date="2026-04-29T15:51:00Z"/>
              </w:tcPr>
            </w:tcPrChange>
          </w:tcPr>
          <w:p w14:paraId="1D92F06C" w14:textId="77777777" w:rsidR="00896A56" w:rsidRPr="00B71905" w:rsidRDefault="00896A56" w:rsidP="00BC5492">
            <w:pPr>
              <w:pStyle w:val="Compact"/>
              <w:jc w:val="center"/>
              <w:rPr>
                <w:rFonts w:ascii="Arial" w:eastAsiaTheme="minorHAnsi" w:hAnsi="Arial" w:cs="Arial"/>
                <w:lang w:eastAsia="en-US"/>
              </w:rPr>
            </w:pPr>
            <w:del w:id="671" w:author="Kendra Wyant" w:date="2026-04-29T15:51:00Z" w16du:dateUtc="2026-04-29T20:51:00Z">
              <w:r w:rsidRPr="00B71905">
                <w:rPr>
                  <w:rFonts w:ascii="Arial" w:hAnsi="Arial" w:cs="Arial"/>
                </w:rPr>
                <w:delText xml:space="preserve">Feature Scoring </w:delText>
              </w:r>
              <w:r w:rsidRPr="00B71905">
                <w:rPr>
                  <w:rFonts w:ascii="Arial" w:hAnsi="Arial" w:cs="Arial"/>
                </w:rPr>
                <w:lastRenderedPageBreak/>
                <w:delText>Epochs</w:delText>
              </w:r>
            </w:del>
          </w:p>
        </w:tc>
        <w:tc>
          <w:tcPr>
            <w:tcW w:w="1170" w:type="dxa"/>
            <w:tcBorders>
              <w:top w:val="single" w:sz="12" w:space="0" w:color="auto"/>
              <w:bottom w:val="single" w:sz="8" w:space="0" w:color="auto"/>
            </w:tcBorders>
            <w:cellDel w:id="672" w:author="Kendra Wyant" w:date="2026-04-29T15:51:00Z"/>
            <w:tcPrChange w:id="673" w:author="Kendra Wyant" w:date="2026-04-29T15:51:00Z" w16du:dateUtc="2026-04-29T20:51:00Z">
              <w:tcPr>
                <w:tcW w:w="1170" w:type="dxa"/>
                <w:gridSpan w:val="3"/>
                <w:tcBorders>
                  <w:top w:val="single" w:sz="12" w:space="0" w:color="auto"/>
                  <w:bottom w:val="single" w:sz="8" w:space="0" w:color="auto"/>
                </w:tcBorders>
                <w:cellDel w:id="674" w:author="Kendra Wyant" w:date="2026-04-29T15:51:00Z"/>
              </w:tcPr>
            </w:tcPrChange>
          </w:tcPr>
          <w:p w14:paraId="291E2DFC" w14:textId="77777777" w:rsidR="00896A56" w:rsidRPr="00B71905" w:rsidRDefault="00896A56" w:rsidP="00BC5492">
            <w:pPr>
              <w:pStyle w:val="Compact"/>
              <w:jc w:val="center"/>
              <w:rPr>
                <w:rFonts w:ascii="Arial" w:eastAsiaTheme="minorHAnsi" w:hAnsi="Arial" w:cs="Arial"/>
                <w:lang w:eastAsia="en-US"/>
              </w:rPr>
            </w:pPr>
            <w:del w:id="675" w:author="Kendra Wyant" w:date="2026-04-29T15:51:00Z" w16du:dateUtc="2026-04-29T20:51:00Z">
              <w:r w:rsidRPr="00B71905">
                <w:rPr>
                  <w:rFonts w:ascii="Arial" w:hAnsi="Arial" w:cs="Arial"/>
                </w:rPr>
                <w:lastRenderedPageBreak/>
                <w:delText>Total Features</w:delText>
              </w:r>
            </w:del>
          </w:p>
        </w:tc>
        <w:tc>
          <w:tcPr>
            <w:tcW w:w="1440" w:type="dxa"/>
            <w:tcBorders>
              <w:top w:val="single" w:sz="12" w:space="0" w:color="auto"/>
              <w:bottom w:val="single" w:sz="8" w:space="0" w:color="auto"/>
            </w:tcBorders>
            <w:cellDel w:id="676" w:author="Kendra Wyant" w:date="2026-04-29T15:51:00Z"/>
            <w:tcPrChange w:id="677" w:author="Kendra Wyant" w:date="2026-04-29T15:51:00Z" w16du:dateUtc="2026-04-29T20:51:00Z">
              <w:tcPr>
                <w:tcW w:w="1440" w:type="dxa"/>
                <w:gridSpan w:val="2"/>
                <w:tcBorders>
                  <w:top w:val="single" w:sz="12" w:space="0" w:color="auto"/>
                  <w:bottom w:val="single" w:sz="8" w:space="0" w:color="auto"/>
                </w:tcBorders>
                <w:cellDel w:id="678" w:author="Kendra Wyant" w:date="2026-04-29T15:51:00Z"/>
              </w:tcPr>
            </w:tcPrChange>
          </w:tcPr>
          <w:p w14:paraId="05D6F2B8" w14:textId="77777777" w:rsidR="00896A56" w:rsidRPr="00B71905" w:rsidRDefault="00896A56" w:rsidP="00BC5492">
            <w:pPr>
              <w:pStyle w:val="Compact"/>
              <w:jc w:val="center"/>
              <w:rPr>
                <w:rFonts w:ascii="Arial" w:eastAsiaTheme="minorHAnsi" w:hAnsi="Arial" w:cs="Arial"/>
                <w:lang w:eastAsia="en-US"/>
              </w:rPr>
            </w:pPr>
            <w:del w:id="679" w:author="Kendra Wyant" w:date="2026-04-29T15:51:00Z" w16du:dateUtc="2026-04-29T20:51:00Z">
              <w:r w:rsidRPr="00B71905">
                <w:rPr>
                  <w:rFonts w:ascii="Arial" w:hAnsi="Arial" w:cs="Arial"/>
                </w:rPr>
                <w:delText>Model</w:delText>
              </w:r>
            </w:del>
          </w:p>
        </w:tc>
        <w:bookmarkEnd w:id="236"/>
      </w:tr>
    </w:tbl>
    <w:tbl>
      <w:tblPr>
        <w:tblStyle w:val="Table"/>
        <w:tblW w:w="9450" w:type="dxa"/>
        <w:tblLook w:val="0060" w:firstRow="1" w:lastRow="1" w:firstColumn="0" w:lastColumn="0" w:noHBand="0" w:noVBand="0"/>
      </w:tblPr>
      <w:tblGrid>
        <w:gridCol w:w="2195"/>
        <w:gridCol w:w="1750"/>
        <w:gridCol w:w="1686"/>
        <w:gridCol w:w="1337"/>
        <w:gridCol w:w="1081"/>
        <w:gridCol w:w="1401"/>
      </w:tblGrid>
      <w:tr w:rsidR="00896A56" w:rsidRPr="00B71905" w14:paraId="35738984" w14:textId="77777777" w:rsidTr="00BC5492">
        <w:trPr>
          <w:cnfStyle w:val="100000000000" w:firstRow="1" w:lastRow="0" w:firstColumn="0" w:lastColumn="0" w:oddVBand="0" w:evenVBand="0" w:oddHBand="0" w:evenHBand="0" w:firstRowFirstColumn="0" w:firstRowLastColumn="0" w:lastRowFirstColumn="0" w:lastRowLastColumn="0"/>
          <w:del w:id="680" w:author="Kendra Wyant" w:date="2026-04-29T15:51:00Z" w16du:dateUtc="2026-04-29T20:51:00Z"/>
        </w:trPr>
        <w:tc>
          <w:tcPr>
            <w:tcW w:w="2250" w:type="dxa"/>
            <w:tcBorders>
              <w:top w:val="single" w:sz="8" w:space="0" w:color="auto"/>
            </w:tcBorders>
          </w:tcPr>
          <w:p w14:paraId="59562917" w14:textId="77777777" w:rsidR="00896A56" w:rsidRPr="00B71905" w:rsidRDefault="00896A56" w:rsidP="00BC5492">
            <w:pPr>
              <w:pStyle w:val="Compact"/>
              <w:rPr>
                <w:del w:id="681" w:author="Kendra Wyant" w:date="2026-04-29T15:51:00Z" w16du:dateUtc="2026-04-29T20:51:00Z"/>
                <w:rFonts w:ascii="Arial" w:hAnsi="Arial" w:cs="Arial"/>
              </w:rPr>
            </w:pPr>
            <w:del w:id="682" w:author="Kendra Wyant" w:date="2026-04-29T15:51:00Z" w16du:dateUtc="2026-04-29T20:51:00Z">
              <w:r w:rsidRPr="00B71905">
                <w:rPr>
                  <w:rFonts w:ascii="Arial" w:hAnsi="Arial" w:cs="Arial"/>
                </w:rPr>
                <w:lastRenderedPageBreak/>
                <w:delText>Originated</w:delText>
              </w:r>
            </w:del>
          </w:p>
        </w:tc>
        <w:tc>
          <w:tcPr>
            <w:tcW w:w="1710" w:type="dxa"/>
            <w:tcBorders>
              <w:top w:val="single" w:sz="8" w:space="0" w:color="auto"/>
            </w:tcBorders>
          </w:tcPr>
          <w:p w14:paraId="597339E3" w14:textId="77777777" w:rsidR="00896A56" w:rsidRPr="00B71905" w:rsidRDefault="00896A56" w:rsidP="00BC5492">
            <w:pPr>
              <w:pStyle w:val="Compact"/>
              <w:jc w:val="center"/>
              <w:rPr>
                <w:del w:id="683" w:author="Kendra Wyant" w:date="2026-04-29T15:51:00Z" w16du:dateUtc="2026-04-29T20:51:00Z"/>
                <w:rFonts w:ascii="Arial" w:hAnsi="Arial" w:cs="Arial"/>
              </w:rPr>
            </w:pPr>
            <w:del w:id="684" w:author="Kendra Wyant" w:date="2026-04-29T15:51:00Z" w16du:dateUtc="2026-04-29T20:51:00Z">
              <w:r w:rsidRPr="00B71905">
                <w:rPr>
                  <w:rFonts w:ascii="Arial" w:hAnsi="Arial" w:cs="Arial"/>
                </w:rPr>
                <w:delText>Incoming, outgoing</w:delText>
              </w:r>
            </w:del>
          </w:p>
        </w:tc>
        <w:tc>
          <w:tcPr>
            <w:tcW w:w="1710" w:type="dxa"/>
            <w:tcBorders>
              <w:top w:val="single" w:sz="8" w:space="0" w:color="auto"/>
            </w:tcBorders>
          </w:tcPr>
          <w:p w14:paraId="34808DD6" w14:textId="77777777" w:rsidR="00896A56" w:rsidRPr="00B71905" w:rsidRDefault="00896A56" w:rsidP="00BC5492">
            <w:pPr>
              <w:pStyle w:val="Compact"/>
              <w:jc w:val="center"/>
              <w:rPr>
                <w:del w:id="685" w:author="Kendra Wyant" w:date="2026-04-29T15:51:00Z" w16du:dateUtc="2026-04-29T20:51:00Z"/>
                <w:rFonts w:ascii="Arial" w:hAnsi="Arial" w:cs="Arial"/>
              </w:rPr>
            </w:pPr>
            <w:del w:id="686" w:author="Kendra Wyant" w:date="2026-04-29T15:51:00Z" w16du:dateUtc="2026-04-29T20:51:00Z">
              <w:r w:rsidRPr="00B71905">
                <w:rPr>
                  <w:rFonts w:ascii="Arial" w:hAnsi="Arial" w:cs="Arial"/>
                </w:rPr>
                <w:delText>Difference and raw rate counts for text messages and voice calls</w:delText>
              </w:r>
            </w:del>
          </w:p>
        </w:tc>
        <w:tc>
          <w:tcPr>
            <w:tcW w:w="1170" w:type="dxa"/>
            <w:tcBorders>
              <w:top w:val="single" w:sz="8" w:space="0" w:color="auto"/>
            </w:tcBorders>
          </w:tcPr>
          <w:p w14:paraId="42CE1273" w14:textId="77777777" w:rsidR="00896A56" w:rsidRPr="00B71905" w:rsidRDefault="00896A56" w:rsidP="00BC5492">
            <w:pPr>
              <w:pStyle w:val="Compact"/>
              <w:jc w:val="center"/>
              <w:rPr>
                <w:del w:id="687" w:author="Kendra Wyant" w:date="2026-04-29T15:51:00Z" w16du:dateUtc="2026-04-29T20:51:00Z"/>
                <w:rFonts w:ascii="Arial" w:hAnsi="Arial" w:cs="Arial"/>
              </w:rPr>
            </w:pPr>
            <w:del w:id="688" w:author="Kendra Wyant" w:date="2026-04-29T15:51:00Z" w16du:dateUtc="2026-04-29T20:51:00Z">
              <w:r w:rsidRPr="00B71905">
                <w:rPr>
                  <w:rFonts w:ascii="Arial" w:hAnsi="Arial" w:cs="Arial"/>
                </w:rPr>
                <w:delText>6, 12, 24, 48, 72, and 168 hours</w:delText>
              </w:r>
            </w:del>
          </w:p>
        </w:tc>
        <w:tc>
          <w:tcPr>
            <w:tcW w:w="1170" w:type="dxa"/>
            <w:tcBorders>
              <w:top w:val="single" w:sz="8" w:space="0" w:color="auto"/>
            </w:tcBorders>
          </w:tcPr>
          <w:p w14:paraId="76A69918" w14:textId="77777777" w:rsidR="00896A56" w:rsidRPr="00B71905" w:rsidRDefault="00896A56" w:rsidP="00BC5492">
            <w:pPr>
              <w:pStyle w:val="Compact"/>
              <w:jc w:val="center"/>
              <w:rPr>
                <w:del w:id="689" w:author="Kendra Wyant" w:date="2026-04-29T15:51:00Z" w16du:dateUtc="2026-04-29T20:51:00Z"/>
                <w:rFonts w:ascii="Arial" w:hAnsi="Arial" w:cs="Arial"/>
              </w:rPr>
            </w:pPr>
            <w:del w:id="690" w:author="Kendra Wyant" w:date="2026-04-29T15:51:00Z" w16du:dateUtc="2026-04-29T20:51:00Z">
              <w:r w:rsidRPr="00B71905">
                <w:rPr>
                  <w:rFonts w:ascii="Arial" w:hAnsi="Arial" w:cs="Arial"/>
                </w:rPr>
                <w:delText>48</w:delText>
              </w:r>
            </w:del>
          </w:p>
        </w:tc>
        <w:tc>
          <w:tcPr>
            <w:tcW w:w="1440" w:type="dxa"/>
            <w:tcBorders>
              <w:top w:val="single" w:sz="8" w:space="0" w:color="auto"/>
            </w:tcBorders>
          </w:tcPr>
          <w:p w14:paraId="704C2D52" w14:textId="77777777" w:rsidR="00896A56" w:rsidRPr="00B71905" w:rsidRDefault="00896A56" w:rsidP="00BC5492">
            <w:pPr>
              <w:pStyle w:val="Compact"/>
              <w:jc w:val="center"/>
              <w:rPr>
                <w:del w:id="691" w:author="Kendra Wyant" w:date="2026-04-29T15:51:00Z" w16du:dateUtc="2026-04-29T20:51:00Z"/>
                <w:rFonts w:ascii="Arial" w:hAnsi="Arial" w:cs="Arial"/>
              </w:rPr>
            </w:pPr>
            <w:del w:id="692" w:author="Kendra Wyant" w:date="2026-04-29T15:51:00Z" w16du:dateUtc="2026-04-29T20:51:00Z">
              <w:r>
                <w:rPr>
                  <w:rFonts w:ascii="Arial" w:hAnsi="Arial" w:cs="Arial"/>
                </w:rPr>
                <w:delText>Full</w:delText>
              </w:r>
            </w:del>
          </w:p>
        </w:tc>
      </w:tr>
      <w:tr w:rsidR="00896A56" w:rsidRPr="00B71905" w14:paraId="62FC048A" w14:textId="77777777" w:rsidTr="00BC5492">
        <w:trPr>
          <w:del w:id="693" w:author="Kendra Wyant" w:date="2026-04-29T15:51:00Z" w16du:dateUtc="2026-04-29T20:51:00Z"/>
        </w:trPr>
        <w:tc>
          <w:tcPr>
            <w:tcW w:w="2250" w:type="dxa"/>
          </w:tcPr>
          <w:p w14:paraId="2C6F67FE" w14:textId="77777777" w:rsidR="00896A56" w:rsidRPr="00B71905" w:rsidRDefault="00896A56" w:rsidP="00BC5492">
            <w:pPr>
              <w:pStyle w:val="Compact"/>
              <w:rPr>
                <w:del w:id="694" w:author="Kendra Wyant" w:date="2026-04-29T15:51:00Z" w16du:dateUtc="2026-04-29T20:51:00Z"/>
                <w:rFonts w:ascii="Arial" w:hAnsi="Arial" w:cs="Arial"/>
              </w:rPr>
            </w:pPr>
            <w:del w:id="695" w:author="Kendra Wyant" w:date="2026-04-29T15:51:00Z" w16du:dateUtc="2026-04-29T20:51:00Z">
              <w:r w:rsidRPr="00B71905">
                <w:rPr>
                  <w:rFonts w:ascii="Arial" w:hAnsi="Arial" w:cs="Arial"/>
                </w:rPr>
                <w:delText>Call duration</w:delText>
              </w:r>
            </w:del>
          </w:p>
        </w:tc>
        <w:tc>
          <w:tcPr>
            <w:tcW w:w="1710" w:type="dxa"/>
          </w:tcPr>
          <w:p w14:paraId="48F54959" w14:textId="77777777" w:rsidR="00896A56" w:rsidRPr="00B71905" w:rsidRDefault="00896A56" w:rsidP="00BC5492">
            <w:pPr>
              <w:pStyle w:val="Compact"/>
              <w:jc w:val="center"/>
              <w:rPr>
                <w:del w:id="696" w:author="Kendra Wyant" w:date="2026-04-29T15:51:00Z" w16du:dateUtc="2026-04-29T20:51:00Z"/>
                <w:rFonts w:ascii="Arial" w:hAnsi="Arial" w:cs="Arial"/>
              </w:rPr>
            </w:pPr>
            <w:del w:id="697" w:author="Kendra Wyant" w:date="2026-04-29T15:51:00Z" w16du:dateUtc="2026-04-29T20:51:00Z">
              <w:r w:rsidRPr="00B71905">
                <w:rPr>
                  <w:rFonts w:ascii="Arial" w:hAnsi="Arial" w:cs="Arial"/>
                </w:rPr>
                <w:delText>Duration (in minutes)</w:delText>
              </w:r>
            </w:del>
          </w:p>
        </w:tc>
        <w:tc>
          <w:tcPr>
            <w:tcW w:w="1710" w:type="dxa"/>
          </w:tcPr>
          <w:p w14:paraId="050BBF84" w14:textId="77777777" w:rsidR="00896A56" w:rsidRPr="00B71905" w:rsidRDefault="00896A56" w:rsidP="00BC5492">
            <w:pPr>
              <w:pStyle w:val="Compact"/>
              <w:jc w:val="center"/>
              <w:rPr>
                <w:del w:id="698" w:author="Kendra Wyant" w:date="2026-04-29T15:51:00Z" w16du:dateUtc="2026-04-29T20:51:00Z"/>
                <w:rFonts w:ascii="Arial" w:hAnsi="Arial" w:cs="Arial"/>
              </w:rPr>
            </w:pPr>
            <w:del w:id="699" w:author="Kendra Wyant" w:date="2026-04-29T15:51:00Z" w16du:dateUtc="2026-04-29T20:51:00Z">
              <w:r w:rsidRPr="00B71905">
                <w:rPr>
                  <w:rFonts w:ascii="Arial" w:hAnsi="Arial" w:cs="Arial"/>
                </w:rPr>
                <w:delText>Difference and raw rate sums of duration, difference and raw most recent duration</w:delText>
              </w:r>
            </w:del>
          </w:p>
        </w:tc>
        <w:tc>
          <w:tcPr>
            <w:tcW w:w="1170" w:type="dxa"/>
          </w:tcPr>
          <w:p w14:paraId="2EBED8D0" w14:textId="77777777" w:rsidR="00896A56" w:rsidRPr="00B71905" w:rsidRDefault="00896A56" w:rsidP="00BC5492">
            <w:pPr>
              <w:pStyle w:val="Compact"/>
              <w:jc w:val="center"/>
              <w:rPr>
                <w:del w:id="700" w:author="Kendra Wyant" w:date="2026-04-29T15:51:00Z" w16du:dateUtc="2026-04-29T20:51:00Z"/>
                <w:rFonts w:ascii="Arial" w:hAnsi="Arial" w:cs="Arial"/>
              </w:rPr>
            </w:pPr>
            <w:del w:id="701" w:author="Kendra Wyant" w:date="2026-04-29T15:51:00Z" w16du:dateUtc="2026-04-29T20:51:00Z">
              <w:r w:rsidRPr="00B71905">
                <w:rPr>
                  <w:rFonts w:ascii="Arial" w:hAnsi="Arial" w:cs="Arial"/>
                </w:rPr>
                <w:delText>6, 12, 24, 48, 72, and 168 hours</w:delText>
              </w:r>
            </w:del>
          </w:p>
        </w:tc>
        <w:tc>
          <w:tcPr>
            <w:tcW w:w="1170" w:type="dxa"/>
          </w:tcPr>
          <w:p w14:paraId="6A905D54" w14:textId="77777777" w:rsidR="00896A56" w:rsidRPr="00B71905" w:rsidRDefault="00896A56" w:rsidP="00BC5492">
            <w:pPr>
              <w:pStyle w:val="Compact"/>
              <w:jc w:val="center"/>
              <w:rPr>
                <w:del w:id="702" w:author="Kendra Wyant" w:date="2026-04-29T15:51:00Z" w16du:dateUtc="2026-04-29T20:51:00Z"/>
                <w:rFonts w:ascii="Arial" w:hAnsi="Arial" w:cs="Arial"/>
              </w:rPr>
            </w:pPr>
            <w:del w:id="703" w:author="Kendra Wyant" w:date="2026-04-29T15:51:00Z" w16du:dateUtc="2026-04-29T20:51:00Z">
              <w:r w:rsidRPr="00B71905">
                <w:rPr>
                  <w:rFonts w:ascii="Arial" w:hAnsi="Arial" w:cs="Arial"/>
                </w:rPr>
                <w:delText>14</w:delText>
              </w:r>
            </w:del>
          </w:p>
        </w:tc>
        <w:tc>
          <w:tcPr>
            <w:tcW w:w="1440" w:type="dxa"/>
          </w:tcPr>
          <w:p w14:paraId="3F596171" w14:textId="77777777" w:rsidR="00896A56" w:rsidRPr="00B71905" w:rsidRDefault="00896A56" w:rsidP="00BC5492">
            <w:pPr>
              <w:pStyle w:val="Compact"/>
              <w:jc w:val="center"/>
              <w:rPr>
                <w:del w:id="704" w:author="Kendra Wyant" w:date="2026-04-29T15:51:00Z" w16du:dateUtc="2026-04-29T20:51:00Z"/>
                <w:rFonts w:ascii="Arial" w:hAnsi="Arial" w:cs="Arial"/>
              </w:rPr>
            </w:pPr>
            <w:del w:id="705" w:author="Kendra Wyant" w:date="2026-04-29T15:51:00Z" w16du:dateUtc="2026-04-29T20:51:00Z">
              <w:r>
                <w:rPr>
                  <w:rFonts w:ascii="Arial" w:hAnsi="Arial" w:cs="Arial"/>
                </w:rPr>
                <w:delText>Full</w:delText>
              </w:r>
            </w:del>
          </w:p>
        </w:tc>
      </w:tr>
      <w:tr w:rsidR="00896A56" w:rsidRPr="00B71905" w14:paraId="50846783" w14:textId="77777777" w:rsidTr="00BC5492">
        <w:trPr>
          <w:del w:id="706" w:author="Kendra Wyant" w:date="2026-04-29T15:51:00Z" w16du:dateUtc="2026-04-29T20:51:00Z"/>
        </w:trPr>
        <w:tc>
          <w:tcPr>
            <w:tcW w:w="2250" w:type="dxa"/>
          </w:tcPr>
          <w:p w14:paraId="79470FD3" w14:textId="77777777" w:rsidR="00896A56" w:rsidRPr="00B71905" w:rsidRDefault="00896A56" w:rsidP="00BC5492">
            <w:pPr>
              <w:pStyle w:val="Compact"/>
              <w:rPr>
                <w:del w:id="707" w:author="Kendra Wyant" w:date="2026-04-29T15:51:00Z" w16du:dateUtc="2026-04-29T20:51:00Z"/>
                <w:rFonts w:ascii="Arial" w:hAnsi="Arial" w:cs="Arial"/>
              </w:rPr>
            </w:pPr>
            <w:del w:id="708" w:author="Kendra Wyant" w:date="2026-04-29T15:51:00Z" w16du:dateUtc="2026-04-29T20:51:00Z">
              <w:r w:rsidRPr="00B71905">
                <w:rPr>
                  <w:rFonts w:ascii="Arial" w:hAnsi="Arial" w:cs="Arial"/>
                </w:rPr>
                <w:delText>Call answered</w:delText>
              </w:r>
            </w:del>
          </w:p>
        </w:tc>
        <w:tc>
          <w:tcPr>
            <w:tcW w:w="1710" w:type="dxa"/>
          </w:tcPr>
          <w:p w14:paraId="36370EDC" w14:textId="77777777" w:rsidR="00896A56" w:rsidRPr="00B71905" w:rsidRDefault="00896A56" w:rsidP="00BC5492">
            <w:pPr>
              <w:pStyle w:val="Compact"/>
              <w:jc w:val="center"/>
              <w:rPr>
                <w:del w:id="709" w:author="Kendra Wyant" w:date="2026-04-29T15:51:00Z" w16du:dateUtc="2026-04-29T20:51:00Z"/>
                <w:rFonts w:ascii="Arial" w:hAnsi="Arial" w:cs="Arial"/>
              </w:rPr>
            </w:pPr>
            <w:del w:id="710" w:author="Kendra Wyant" w:date="2026-04-29T15:51:00Z" w16du:dateUtc="2026-04-29T20:51:00Z">
              <w:r w:rsidRPr="00B71905">
                <w:rPr>
                  <w:rFonts w:ascii="Arial" w:hAnsi="Arial" w:cs="Arial"/>
                </w:rPr>
                <w:delText>Yes, no</w:delText>
              </w:r>
            </w:del>
          </w:p>
        </w:tc>
        <w:tc>
          <w:tcPr>
            <w:tcW w:w="1710" w:type="dxa"/>
          </w:tcPr>
          <w:p w14:paraId="7941D57A" w14:textId="77777777" w:rsidR="00896A56" w:rsidRPr="00B71905" w:rsidRDefault="00896A56" w:rsidP="00BC5492">
            <w:pPr>
              <w:pStyle w:val="Compact"/>
              <w:jc w:val="center"/>
              <w:rPr>
                <w:del w:id="711" w:author="Kendra Wyant" w:date="2026-04-29T15:51:00Z" w16du:dateUtc="2026-04-29T20:51:00Z"/>
                <w:rFonts w:ascii="Arial" w:hAnsi="Arial" w:cs="Arial"/>
              </w:rPr>
            </w:pPr>
            <w:del w:id="712" w:author="Kendra Wyant" w:date="2026-04-29T15:51:00Z" w16du:dateUtc="2026-04-29T20:51:00Z">
              <w:r w:rsidRPr="00B71905">
                <w:rPr>
                  <w:rFonts w:ascii="Arial" w:hAnsi="Arial" w:cs="Arial"/>
                </w:rPr>
                <w:delText>Difference and raw rate counts for unanswered incoming voice calls</w:delText>
              </w:r>
            </w:del>
          </w:p>
        </w:tc>
        <w:tc>
          <w:tcPr>
            <w:tcW w:w="1170" w:type="dxa"/>
          </w:tcPr>
          <w:p w14:paraId="6DA79511" w14:textId="77777777" w:rsidR="00896A56" w:rsidRPr="00B71905" w:rsidRDefault="00896A56" w:rsidP="00BC5492">
            <w:pPr>
              <w:pStyle w:val="Compact"/>
              <w:jc w:val="center"/>
              <w:rPr>
                <w:del w:id="713" w:author="Kendra Wyant" w:date="2026-04-29T15:51:00Z" w16du:dateUtc="2026-04-29T20:51:00Z"/>
                <w:rFonts w:ascii="Arial" w:hAnsi="Arial" w:cs="Arial"/>
              </w:rPr>
            </w:pPr>
            <w:del w:id="714" w:author="Kendra Wyant" w:date="2026-04-29T15:51:00Z" w16du:dateUtc="2026-04-29T20:51:00Z">
              <w:r w:rsidRPr="00B71905">
                <w:rPr>
                  <w:rFonts w:ascii="Arial" w:hAnsi="Arial" w:cs="Arial"/>
                </w:rPr>
                <w:delText>6, 12, 24, 48, 72, and 168 hours</w:delText>
              </w:r>
            </w:del>
          </w:p>
        </w:tc>
        <w:tc>
          <w:tcPr>
            <w:tcW w:w="1170" w:type="dxa"/>
          </w:tcPr>
          <w:p w14:paraId="510E8ECE" w14:textId="77777777" w:rsidR="00896A56" w:rsidRPr="00B71905" w:rsidRDefault="00896A56" w:rsidP="00BC5492">
            <w:pPr>
              <w:pStyle w:val="Compact"/>
              <w:jc w:val="center"/>
              <w:rPr>
                <w:del w:id="715" w:author="Kendra Wyant" w:date="2026-04-29T15:51:00Z" w16du:dateUtc="2026-04-29T20:51:00Z"/>
                <w:rFonts w:ascii="Arial" w:hAnsi="Arial" w:cs="Arial"/>
              </w:rPr>
            </w:pPr>
            <w:del w:id="716" w:author="Kendra Wyant" w:date="2026-04-29T15:51:00Z" w16du:dateUtc="2026-04-29T20:51:00Z">
              <w:r w:rsidRPr="00B71905">
                <w:rPr>
                  <w:rFonts w:ascii="Arial" w:hAnsi="Arial" w:cs="Arial"/>
                </w:rPr>
                <w:delText>12</w:delText>
              </w:r>
            </w:del>
          </w:p>
        </w:tc>
        <w:tc>
          <w:tcPr>
            <w:tcW w:w="1440" w:type="dxa"/>
          </w:tcPr>
          <w:p w14:paraId="368968C0" w14:textId="77777777" w:rsidR="00896A56" w:rsidRPr="00B71905" w:rsidRDefault="00896A56" w:rsidP="00BC5492">
            <w:pPr>
              <w:pStyle w:val="Compact"/>
              <w:jc w:val="center"/>
              <w:rPr>
                <w:del w:id="717" w:author="Kendra Wyant" w:date="2026-04-29T15:51:00Z" w16du:dateUtc="2026-04-29T20:51:00Z"/>
                <w:rFonts w:ascii="Arial" w:hAnsi="Arial" w:cs="Arial"/>
              </w:rPr>
            </w:pPr>
            <w:del w:id="718" w:author="Kendra Wyant" w:date="2026-04-29T15:51:00Z" w16du:dateUtc="2026-04-29T20:51:00Z">
              <w:r>
                <w:rPr>
                  <w:rFonts w:ascii="Arial" w:hAnsi="Arial" w:cs="Arial"/>
                </w:rPr>
                <w:delText>Full</w:delText>
              </w:r>
            </w:del>
          </w:p>
        </w:tc>
      </w:tr>
      <w:tr w:rsidR="00896A56" w:rsidRPr="00B71905" w14:paraId="74B8DE1E" w14:textId="77777777" w:rsidTr="00BC5492">
        <w:trPr>
          <w:del w:id="719" w:author="Kendra Wyant" w:date="2026-04-29T15:51:00Z" w16du:dateUtc="2026-04-29T20:51:00Z"/>
        </w:trPr>
        <w:tc>
          <w:tcPr>
            <w:tcW w:w="2250" w:type="dxa"/>
          </w:tcPr>
          <w:p w14:paraId="0283FDA9" w14:textId="77777777" w:rsidR="00896A56" w:rsidRPr="00B71905" w:rsidRDefault="00896A56" w:rsidP="00BC5492">
            <w:pPr>
              <w:pStyle w:val="Compact"/>
              <w:rPr>
                <w:del w:id="720" w:author="Kendra Wyant" w:date="2026-04-29T15:51:00Z" w16du:dateUtc="2026-04-29T20:51:00Z"/>
                <w:rFonts w:ascii="Arial" w:hAnsi="Arial" w:cs="Arial"/>
              </w:rPr>
            </w:pPr>
            <w:del w:id="721" w:author="Kendra Wyant" w:date="2026-04-29T15:51:00Z" w16du:dateUtc="2026-04-29T20:51:00Z">
              <w:r w:rsidRPr="00B71905">
                <w:rPr>
                  <w:rFonts w:ascii="Arial" w:hAnsi="Arial" w:cs="Arial"/>
                </w:rPr>
                <w:delText>Date/time of communication</w:delText>
              </w:r>
            </w:del>
          </w:p>
        </w:tc>
        <w:tc>
          <w:tcPr>
            <w:tcW w:w="1710" w:type="dxa"/>
          </w:tcPr>
          <w:p w14:paraId="1CA6F38B" w14:textId="77777777" w:rsidR="00896A56" w:rsidRPr="00B71905" w:rsidRDefault="00896A56" w:rsidP="00BC5492">
            <w:pPr>
              <w:pStyle w:val="Compact"/>
              <w:jc w:val="center"/>
              <w:rPr>
                <w:del w:id="722" w:author="Kendra Wyant" w:date="2026-04-29T15:51:00Z" w16du:dateUtc="2026-04-29T20:51:00Z"/>
                <w:rFonts w:ascii="Arial" w:hAnsi="Arial" w:cs="Arial"/>
              </w:rPr>
            </w:pPr>
            <w:del w:id="723" w:author="Kendra Wyant" w:date="2026-04-29T15:51:00Z" w16du:dateUtc="2026-04-29T20:51:00Z">
              <w:r w:rsidRPr="00B71905">
                <w:rPr>
                  <w:rFonts w:ascii="Arial" w:hAnsi="Arial" w:cs="Arial"/>
                </w:rPr>
                <w:delText>Date and time</w:delText>
              </w:r>
            </w:del>
          </w:p>
        </w:tc>
        <w:tc>
          <w:tcPr>
            <w:tcW w:w="1710" w:type="dxa"/>
          </w:tcPr>
          <w:p w14:paraId="4BD9E959" w14:textId="77777777" w:rsidR="00896A56" w:rsidRPr="00B71905" w:rsidRDefault="00896A56" w:rsidP="00BC5492">
            <w:pPr>
              <w:pStyle w:val="Compact"/>
              <w:jc w:val="center"/>
              <w:rPr>
                <w:del w:id="724" w:author="Kendra Wyant" w:date="2026-04-29T15:51:00Z" w16du:dateUtc="2026-04-29T20:51:00Z"/>
                <w:rFonts w:ascii="Arial" w:hAnsi="Arial" w:cs="Arial"/>
              </w:rPr>
            </w:pPr>
            <w:del w:id="725" w:author="Kendra Wyant" w:date="2026-04-29T15:51:00Z" w16du:dateUtc="2026-04-29T20:51:00Z">
              <w:r w:rsidRPr="00B71905">
                <w:rPr>
                  <w:rFonts w:ascii="Arial" w:hAnsi="Arial" w:cs="Arial"/>
                </w:rPr>
                <w:delText>Difference and raw rate counts for text messages and voice calls at night (10 pm – 6am) and on weekends</w:delText>
              </w:r>
            </w:del>
          </w:p>
        </w:tc>
        <w:tc>
          <w:tcPr>
            <w:tcW w:w="1170" w:type="dxa"/>
          </w:tcPr>
          <w:p w14:paraId="01D9E19D" w14:textId="77777777" w:rsidR="00896A56" w:rsidRPr="00B71905" w:rsidRDefault="00896A56" w:rsidP="00BC5492">
            <w:pPr>
              <w:pStyle w:val="Compact"/>
              <w:jc w:val="center"/>
              <w:rPr>
                <w:del w:id="726" w:author="Kendra Wyant" w:date="2026-04-29T15:51:00Z" w16du:dateUtc="2026-04-29T20:51:00Z"/>
                <w:rFonts w:ascii="Arial" w:hAnsi="Arial" w:cs="Arial"/>
              </w:rPr>
            </w:pPr>
            <w:del w:id="727" w:author="Kendra Wyant" w:date="2026-04-29T15:51:00Z" w16du:dateUtc="2026-04-29T20:51:00Z">
              <w:r w:rsidRPr="00B71905">
                <w:rPr>
                  <w:rFonts w:ascii="Arial" w:hAnsi="Arial" w:cs="Arial"/>
                </w:rPr>
                <w:delText>24, 48, 72, and 168 hours (night), 168 hours (weekend)</w:delText>
              </w:r>
            </w:del>
          </w:p>
        </w:tc>
        <w:tc>
          <w:tcPr>
            <w:tcW w:w="1170" w:type="dxa"/>
          </w:tcPr>
          <w:p w14:paraId="1EB0F531" w14:textId="77777777" w:rsidR="00896A56" w:rsidRPr="00B71905" w:rsidRDefault="00896A56" w:rsidP="00BC5492">
            <w:pPr>
              <w:pStyle w:val="Compact"/>
              <w:jc w:val="center"/>
              <w:rPr>
                <w:del w:id="728" w:author="Kendra Wyant" w:date="2026-04-29T15:51:00Z" w16du:dateUtc="2026-04-29T20:51:00Z"/>
                <w:rFonts w:ascii="Arial" w:hAnsi="Arial" w:cs="Arial"/>
              </w:rPr>
            </w:pPr>
            <w:del w:id="729" w:author="Kendra Wyant" w:date="2026-04-29T15:51:00Z" w16du:dateUtc="2026-04-29T20:51:00Z">
              <w:r w:rsidRPr="00B71905">
                <w:rPr>
                  <w:rFonts w:ascii="Arial" w:hAnsi="Arial" w:cs="Arial"/>
                </w:rPr>
                <w:delText>20</w:delText>
              </w:r>
            </w:del>
          </w:p>
        </w:tc>
        <w:tc>
          <w:tcPr>
            <w:tcW w:w="1440" w:type="dxa"/>
          </w:tcPr>
          <w:p w14:paraId="05BB1247" w14:textId="77777777" w:rsidR="00896A56" w:rsidRPr="00B71905" w:rsidRDefault="00896A56" w:rsidP="00BC5492">
            <w:pPr>
              <w:pStyle w:val="Compact"/>
              <w:jc w:val="center"/>
              <w:rPr>
                <w:del w:id="730" w:author="Kendra Wyant" w:date="2026-04-29T15:51:00Z" w16du:dateUtc="2026-04-29T20:51:00Z"/>
                <w:rFonts w:ascii="Arial" w:hAnsi="Arial" w:cs="Arial"/>
              </w:rPr>
            </w:pPr>
            <w:del w:id="731" w:author="Kendra Wyant" w:date="2026-04-29T15:51:00Z" w16du:dateUtc="2026-04-29T20:51:00Z">
              <w:r>
                <w:rPr>
                  <w:rFonts w:ascii="Arial" w:hAnsi="Arial" w:cs="Arial"/>
                </w:rPr>
                <w:delText>Full</w:delText>
              </w:r>
            </w:del>
          </w:p>
        </w:tc>
      </w:tr>
      <w:tr w:rsidR="00896A56" w:rsidRPr="00B71905" w14:paraId="3CBD1F51" w14:textId="77777777" w:rsidTr="00BC5492">
        <w:trPr>
          <w:del w:id="732" w:author="Kendra Wyant" w:date="2026-04-29T15:51:00Z" w16du:dateUtc="2026-04-29T20:51:00Z"/>
        </w:trPr>
        <w:tc>
          <w:tcPr>
            <w:tcW w:w="2250" w:type="dxa"/>
          </w:tcPr>
          <w:p w14:paraId="732E2B2B" w14:textId="77777777" w:rsidR="00896A56" w:rsidRPr="00B71905" w:rsidRDefault="00896A56" w:rsidP="00BC5492">
            <w:pPr>
              <w:pStyle w:val="Compact"/>
              <w:rPr>
                <w:del w:id="733" w:author="Kendra Wyant" w:date="2026-04-29T15:51:00Z" w16du:dateUtc="2026-04-29T20:51:00Z"/>
                <w:rFonts w:ascii="Arial" w:hAnsi="Arial" w:cs="Arial"/>
              </w:rPr>
            </w:pPr>
            <w:del w:id="734" w:author="Kendra Wyant" w:date="2026-04-29T15:51:00Z" w16du:dateUtc="2026-04-29T20:51:00Z">
              <w:r w:rsidRPr="00B71905">
                <w:rPr>
                  <w:rFonts w:ascii="Arial" w:hAnsi="Arial" w:cs="Arial"/>
                </w:rPr>
                <w:delText>Phone number</w:delText>
              </w:r>
            </w:del>
          </w:p>
        </w:tc>
        <w:tc>
          <w:tcPr>
            <w:tcW w:w="1710" w:type="dxa"/>
          </w:tcPr>
          <w:p w14:paraId="4D3AFDA4" w14:textId="77777777" w:rsidR="00896A56" w:rsidRPr="00B71905" w:rsidRDefault="00896A56" w:rsidP="00BC5492">
            <w:pPr>
              <w:pStyle w:val="Compact"/>
              <w:jc w:val="center"/>
              <w:rPr>
                <w:del w:id="735" w:author="Kendra Wyant" w:date="2026-04-29T15:51:00Z" w16du:dateUtc="2026-04-29T20:51:00Z"/>
                <w:rFonts w:ascii="Arial" w:hAnsi="Arial" w:cs="Arial"/>
              </w:rPr>
            </w:pPr>
            <w:del w:id="736" w:author="Kendra Wyant" w:date="2026-04-29T15:51:00Z" w16du:dateUtc="2026-04-29T20:51:00Z">
              <w:r w:rsidRPr="00B71905">
                <w:rPr>
                  <w:rFonts w:ascii="Arial" w:hAnsi="Arial" w:cs="Arial"/>
                </w:rPr>
                <w:delText>Phone number</w:delText>
              </w:r>
            </w:del>
          </w:p>
        </w:tc>
        <w:tc>
          <w:tcPr>
            <w:tcW w:w="1710" w:type="dxa"/>
          </w:tcPr>
          <w:p w14:paraId="6B216181" w14:textId="77777777" w:rsidR="00896A56" w:rsidRPr="00B71905" w:rsidRDefault="00896A56" w:rsidP="00BC5492">
            <w:pPr>
              <w:pStyle w:val="Compact"/>
              <w:jc w:val="center"/>
              <w:rPr>
                <w:del w:id="737" w:author="Kendra Wyant" w:date="2026-04-29T15:51:00Z" w16du:dateUtc="2026-04-29T20:51:00Z"/>
                <w:rFonts w:ascii="Arial" w:hAnsi="Arial" w:cs="Arial"/>
              </w:rPr>
            </w:pPr>
            <w:del w:id="738" w:author="Kendra Wyant" w:date="2026-04-29T15:51:00Z" w16du:dateUtc="2026-04-29T20:51:00Z">
              <w:r w:rsidRPr="00B71905">
                <w:rPr>
                  <w:rFonts w:ascii="Arial" w:hAnsi="Arial" w:cs="Arial"/>
                </w:rPr>
                <w:delText>Difference and raw rate counts of unique phone numbers</w:delText>
              </w:r>
            </w:del>
          </w:p>
        </w:tc>
        <w:tc>
          <w:tcPr>
            <w:tcW w:w="1170" w:type="dxa"/>
          </w:tcPr>
          <w:p w14:paraId="7AA68566" w14:textId="77777777" w:rsidR="00896A56" w:rsidRPr="00B71905" w:rsidRDefault="00896A56" w:rsidP="00BC5492">
            <w:pPr>
              <w:pStyle w:val="Compact"/>
              <w:jc w:val="center"/>
              <w:rPr>
                <w:del w:id="739" w:author="Kendra Wyant" w:date="2026-04-29T15:51:00Z" w16du:dateUtc="2026-04-29T20:51:00Z"/>
                <w:rFonts w:ascii="Arial" w:hAnsi="Arial" w:cs="Arial"/>
              </w:rPr>
            </w:pPr>
            <w:del w:id="740" w:author="Kendra Wyant" w:date="2026-04-29T15:51:00Z" w16du:dateUtc="2026-04-29T20:51:00Z">
              <w:r w:rsidRPr="00B71905">
                <w:rPr>
                  <w:rFonts w:ascii="Arial" w:hAnsi="Arial" w:cs="Arial"/>
                </w:rPr>
                <w:delText>6, 12, 24, 48, 72, and 168 hours</w:delText>
              </w:r>
            </w:del>
          </w:p>
        </w:tc>
        <w:tc>
          <w:tcPr>
            <w:tcW w:w="1170" w:type="dxa"/>
          </w:tcPr>
          <w:p w14:paraId="61589DDA" w14:textId="77777777" w:rsidR="00896A56" w:rsidRPr="00B71905" w:rsidRDefault="00896A56" w:rsidP="00BC5492">
            <w:pPr>
              <w:pStyle w:val="Compact"/>
              <w:jc w:val="center"/>
              <w:rPr>
                <w:del w:id="741" w:author="Kendra Wyant" w:date="2026-04-29T15:51:00Z" w16du:dateUtc="2026-04-29T20:51:00Z"/>
                <w:rFonts w:ascii="Arial" w:hAnsi="Arial" w:cs="Arial"/>
              </w:rPr>
            </w:pPr>
            <w:del w:id="742" w:author="Kendra Wyant" w:date="2026-04-29T15:51:00Z" w16du:dateUtc="2026-04-29T20:51:00Z">
              <w:r w:rsidRPr="00B71905">
                <w:rPr>
                  <w:rFonts w:ascii="Arial" w:hAnsi="Arial" w:cs="Arial"/>
                </w:rPr>
                <w:delText>12</w:delText>
              </w:r>
            </w:del>
          </w:p>
        </w:tc>
        <w:tc>
          <w:tcPr>
            <w:tcW w:w="1440" w:type="dxa"/>
          </w:tcPr>
          <w:p w14:paraId="1FACA185" w14:textId="77777777" w:rsidR="00896A56" w:rsidRPr="00B71905" w:rsidRDefault="00896A56" w:rsidP="00BC5492">
            <w:pPr>
              <w:pStyle w:val="Compact"/>
              <w:jc w:val="center"/>
              <w:rPr>
                <w:del w:id="743" w:author="Kendra Wyant" w:date="2026-04-29T15:51:00Z" w16du:dateUtc="2026-04-29T20:51:00Z"/>
                <w:rFonts w:ascii="Arial" w:hAnsi="Arial" w:cs="Arial"/>
              </w:rPr>
            </w:pPr>
            <w:del w:id="744" w:author="Kendra Wyant" w:date="2026-04-29T15:51:00Z" w16du:dateUtc="2026-04-29T20:51:00Z">
              <w:r>
                <w:rPr>
                  <w:rFonts w:ascii="Arial" w:hAnsi="Arial" w:cs="Arial"/>
                </w:rPr>
                <w:delText>Full</w:delText>
              </w:r>
            </w:del>
          </w:p>
        </w:tc>
      </w:tr>
      <w:tr w:rsidR="00896A56" w:rsidRPr="00B71905" w14:paraId="27E21386" w14:textId="77777777" w:rsidTr="00BC5492">
        <w:trPr>
          <w:del w:id="745" w:author="Kendra Wyant" w:date="2026-04-29T15:51:00Z" w16du:dateUtc="2026-04-29T20:51:00Z"/>
        </w:trPr>
        <w:tc>
          <w:tcPr>
            <w:tcW w:w="2250" w:type="dxa"/>
          </w:tcPr>
          <w:p w14:paraId="3E674283" w14:textId="77777777" w:rsidR="00896A56" w:rsidRPr="00B71905" w:rsidRDefault="00896A56" w:rsidP="00BC5492">
            <w:pPr>
              <w:pStyle w:val="Compact"/>
              <w:rPr>
                <w:del w:id="746" w:author="Kendra Wyant" w:date="2026-04-29T15:51:00Z" w16du:dateUtc="2026-04-29T20:51:00Z"/>
                <w:rFonts w:ascii="Arial" w:hAnsi="Arial" w:cs="Arial"/>
              </w:rPr>
            </w:pPr>
            <w:del w:id="747" w:author="Kendra Wyant" w:date="2026-04-29T15:51:00Z" w16du:dateUtc="2026-04-29T20:51:00Z">
              <w:r w:rsidRPr="00B71905">
                <w:rPr>
                  <w:rFonts w:ascii="Arial" w:hAnsi="Arial" w:cs="Arial"/>
                </w:rPr>
                <w:lastRenderedPageBreak/>
                <w:delText>Type of Relationship</w:delText>
              </w:r>
            </w:del>
          </w:p>
        </w:tc>
        <w:tc>
          <w:tcPr>
            <w:tcW w:w="1710" w:type="dxa"/>
          </w:tcPr>
          <w:p w14:paraId="1A6F7E7F" w14:textId="77777777" w:rsidR="00896A56" w:rsidRPr="00B71905" w:rsidRDefault="00896A56" w:rsidP="00BC5492">
            <w:pPr>
              <w:pStyle w:val="Compact"/>
              <w:jc w:val="center"/>
              <w:rPr>
                <w:del w:id="748" w:author="Kendra Wyant" w:date="2026-04-29T15:51:00Z" w16du:dateUtc="2026-04-29T20:51:00Z"/>
                <w:rFonts w:ascii="Arial" w:hAnsi="Arial" w:cs="Arial"/>
              </w:rPr>
            </w:pPr>
            <w:del w:id="749" w:author="Kendra Wyant" w:date="2026-04-29T15:51:00Z" w16du:dateUtc="2026-04-29T20:51:00Z">
              <w:r w:rsidRPr="00B71905">
                <w:rPr>
                  <w:rFonts w:ascii="Arial" w:hAnsi="Arial" w:cs="Arial"/>
                </w:rPr>
                <w:delText>Family, friend, counselor or social worker, co-worker</w:delText>
              </w:r>
            </w:del>
          </w:p>
        </w:tc>
        <w:tc>
          <w:tcPr>
            <w:tcW w:w="1710" w:type="dxa"/>
          </w:tcPr>
          <w:p w14:paraId="42549EFC" w14:textId="77777777" w:rsidR="00896A56" w:rsidRPr="00B71905" w:rsidRDefault="00896A56" w:rsidP="00BC5492">
            <w:pPr>
              <w:pStyle w:val="Compact"/>
              <w:jc w:val="center"/>
              <w:rPr>
                <w:del w:id="750" w:author="Kendra Wyant" w:date="2026-04-29T15:51:00Z" w16du:dateUtc="2026-04-29T20:51:00Z"/>
                <w:rFonts w:ascii="Arial" w:hAnsi="Arial" w:cs="Arial"/>
              </w:rPr>
            </w:pPr>
            <w:del w:id="751" w:author="Kendra Wyant" w:date="2026-04-29T15:51:00Z" w16du:dateUtc="2026-04-29T20:51:00Z">
              <w:r w:rsidRPr="00B71905">
                <w:rPr>
                  <w:rFonts w:ascii="Arial" w:hAnsi="Arial" w:cs="Arial"/>
                </w:rPr>
                <w:delText>Difference and raw rate counts of unique phone numbers</w:delText>
              </w:r>
            </w:del>
          </w:p>
        </w:tc>
        <w:tc>
          <w:tcPr>
            <w:tcW w:w="1170" w:type="dxa"/>
          </w:tcPr>
          <w:p w14:paraId="43640303" w14:textId="77777777" w:rsidR="00896A56" w:rsidRPr="00B71905" w:rsidRDefault="00896A56" w:rsidP="00BC5492">
            <w:pPr>
              <w:pStyle w:val="Compact"/>
              <w:jc w:val="center"/>
              <w:rPr>
                <w:del w:id="752" w:author="Kendra Wyant" w:date="2026-04-29T15:51:00Z" w16du:dateUtc="2026-04-29T20:51:00Z"/>
                <w:rFonts w:ascii="Arial" w:hAnsi="Arial" w:cs="Arial"/>
              </w:rPr>
            </w:pPr>
            <w:del w:id="753" w:author="Kendra Wyant" w:date="2026-04-29T15:51:00Z" w16du:dateUtc="2026-04-29T20:51:00Z">
              <w:r w:rsidRPr="00B71905">
                <w:rPr>
                  <w:rFonts w:ascii="Arial" w:hAnsi="Arial" w:cs="Arial"/>
                </w:rPr>
                <w:delText>6, 12, 24, 48, 72, and 168 hours</w:delText>
              </w:r>
            </w:del>
          </w:p>
        </w:tc>
        <w:tc>
          <w:tcPr>
            <w:tcW w:w="1170" w:type="dxa"/>
          </w:tcPr>
          <w:p w14:paraId="6ED45F48" w14:textId="77777777" w:rsidR="00896A56" w:rsidRPr="00B71905" w:rsidRDefault="00896A56" w:rsidP="00BC5492">
            <w:pPr>
              <w:pStyle w:val="Compact"/>
              <w:jc w:val="center"/>
              <w:rPr>
                <w:del w:id="754" w:author="Kendra Wyant" w:date="2026-04-29T15:51:00Z" w16du:dateUtc="2026-04-29T20:51:00Z"/>
                <w:rFonts w:ascii="Arial" w:hAnsi="Arial" w:cs="Arial"/>
              </w:rPr>
            </w:pPr>
            <w:del w:id="755" w:author="Kendra Wyant" w:date="2026-04-29T15:51:00Z" w16du:dateUtc="2026-04-29T20:51:00Z">
              <w:r w:rsidRPr="00B71905">
                <w:rPr>
                  <w:rFonts w:ascii="Arial" w:hAnsi="Arial" w:cs="Arial"/>
                </w:rPr>
                <w:delText>48</w:delText>
              </w:r>
            </w:del>
          </w:p>
        </w:tc>
        <w:tc>
          <w:tcPr>
            <w:tcW w:w="1440" w:type="dxa"/>
          </w:tcPr>
          <w:p w14:paraId="64583B26" w14:textId="77777777" w:rsidR="00896A56" w:rsidRPr="00B71905" w:rsidRDefault="00896A56" w:rsidP="00BC5492">
            <w:pPr>
              <w:pStyle w:val="Compact"/>
              <w:jc w:val="center"/>
              <w:rPr>
                <w:del w:id="756" w:author="Kendra Wyant" w:date="2026-04-29T15:51:00Z" w16du:dateUtc="2026-04-29T20:51:00Z"/>
                <w:rFonts w:ascii="Arial" w:hAnsi="Arial" w:cs="Arial"/>
              </w:rPr>
            </w:pPr>
            <w:del w:id="757" w:author="Kendra Wyant" w:date="2026-04-29T15:51:00Z" w16du:dateUtc="2026-04-29T20:51:00Z">
              <w:r>
                <w:rPr>
                  <w:rFonts w:ascii="Arial" w:hAnsi="Arial" w:cs="Arial"/>
                </w:rPr>
                <w:delText>Full</w:delText>
              </w:r>
            </w:del>
          </w:p>
        </w:tc>
      </w:tr>
      <w:tr w:rsidR="00896A56" w:rsidRPr="00B71905" w14:paraId="73A6EA69" w14:textId="77777777" w:rsidTr="00BC5492">
        <w:trPr>
          <w:del w:id="758" w:author="Kendra Wyant" w:date="2026-04-29T15:51:00Z" w16du:dateUtc="2026-04-29T20:51:00Z"/>
        </w:trPr>
        <w:tc>
          <w:tcPr>
            <w:tcW w:w="2250" w:type="dxa"/>
          </w:tcPr>
          <w:p w14:paraId="2713B2AE" w14:textId="77777777" w:rsidR="00896A56" w:rsidRPr="00B71905" w:rsidRDefault="00896A56" w:rsidP="00BC5492">
            <w:pPr>
              <w:pStyle w:val="Compact"/>
              <w:rPr>
                <w:del w:id="759" w:author="Kendra Wyant" w:date="2026-04-29T15:51:00Z" w16du:dateUtc="2026-04-29T20:51:00Z"/>
                <w:rFonts w:ascii="Arial" w:hAnsi="Arial" w:cs="Arial"/>
              </w:rPr>
            </w:pPr>
            <w:del w:id="760" w:author="Kendra Wyant" w:date="2026-04-29T15:51:00Z" w16du:dateUtc="2026-04-29T20:51:00Z">
              <w:r w:rsidRPr="00B71905">
                <w:rPr>
                  <w:rFonts w:ascii="Arial" w:hAnsi="Arial" w:cs="Arial"/>
                </w:rPr>
                <w:delText>Have you dr</w:delText>
              </w:r>
              <w:r>
                <w:rPr>
                  <w:rFonts w:ascii="Arial" w:hAnsi="Arial" w:cs="Arial"/>
                </w:rPr>
                <w:delText>u</w:delText>
              </w:r>
              <w:r w:rsidRPr="00B71905">
                <w:rPr>
                  <w:rFonts w:ascii="Arial" w:hAnsi="Arial" w:cs="Arial"/>
                </w:rPr>
                <w:delText>nk alcohol with this person?</w:delText>
              </w:r>
            </w:del>
          </w:p>
        </w:tc>
        <w:tc>
          <w:tcPr>
            <w:tcW w:w="1710" w:type="dxa"/>
          </w:tcPr>
          <w:p w14:paraId="39BA7D20" w14:textId="77777777" w:rsidR="00896A56" w:rsidRPr="00B71905" w:rsidRDefault="00896A56" w:rsidP="00BC5492">
            <w:pPr>
              <w:pStyle w:val="Compact"/>
              <w:jc w:val="center"/>
              <w:rPr>
                <w:del w:id="761" w:author="Kendra Wyant" w:date="2026-04-29T15:51:00Z" w16du:dateUtc="2026-04-29T20:51:00Z"/>
                <w:rFonts w:ascii="Arial" w:hAnsi="Arial" w:cs="Arial"/>
              </w:rPr>
            </w:pPr>
            <w:del w:id="762" w:author="Kendra Wyant" w:date="2026-04-29T15:51:00Z" w16du:dateUtc="2026-04-29T20:51:00Z">
              <w:r w:rsidRPr="00B71905">
                <w:rPr>
                  <w:rFonts w:ascii="Arial" w:hAnsi="Arial" w:cs="Arial"/>
                </w:rPr>
                <w:delText>Never/almost never, occasionally, almost always/always</w:delText>
              </w:r>
            </w:del>
          </w:p>
        </w:tc>
        <w:tc>
          <w:tcPr>
            <w:tcW w:w="1710" w:type="dxa"/>
          </w:tcPr>
          <w:p w14:paraId="425F0C24" w14:textId="77777777" w:rsidR="00896A56" w:rsidRPr="00B71905" w:rsidRDefault="00896A56" w:rsidP="00BC5492">
            <w:pPr>
              <w:pStyle w:val="Compact"/>
              <w:jc w:val="center"/>
              <w:rPr>
                <w:del w:id="763" w:author="Kendra Wyant" w:date="2026-04-29T15:51:00Z" w16du:dateUtc="2026-04-29T20:51:00Z"/>
                <w:rFonts w:ascii="Arial" w:hAnsi="Arial" w:cs="Arial"/>
              </w:rPr>
            </w:pPr>
            <w:del w:id="764" w:author="Kendra Wyant" w:date="2026-04-29T15:51:00Z" w16du:dateUtc="2026-04-29T20:51:00Z">
              <w:r w:rsidRPr="00B71905">
                <w:rPr>
                  <w:rFonts w:ascii="Arial" w:hAnsi="Arial" w:cs="Arial"/>
                </w:rPr>
                <w:delText>Difference and raw rate counts of each response option</w:delText>
              </w:r>
            </w:del>
          </w:p>
        </w:tc>
        <w:tc>
          <w:tcPr>
            <w:tcW w:w="1170" w:type="dxa"/>
          </w:tcPr>
          <w:p w14:paraId="5361A0E9" w14:textId="77777777" w:rsidR="00896A56" w:rsidRPr="00B71905" w:rsidRDefault="00896A56" w:rsidP="00BC5492">
            <w:pPr>
              <w:pStyle w:val="Compact"/>
              <w:jc w:val="center"/>
              <w:rPr>
                <w:del w:id="765" w:author="Kendra Wyant" w:date="2026-04-29T15:51:00Z" w16du:dateUtc="2026-04-29T20:51:00Z"/>
                <w:rFonts w:ascii="Arial" w:hAnsi="Arial" w:cs="Arial"/>
              </w:rPr>
            </w:pPr>
            <w:del w:id="766" w:author="Kendra Wyant" w:date="2026-04-29T15:51:00Z" w16du:dateUtc="2026-04-29T20:51:00Z">
              <w:r w:rsidRPr="00B71905">
                <w:rPr>
                  <w:rFonts w:ascii="Arial" w:hAnsi="Arial" w:cs="Arial"/>
                </w:rPr>
                <w:delText>6, 12, 24, 48, 72, and 168 hours</w:delText>
              </w:r>
            </w:del>
          </w:p>
        </w:tc>
        <w:tc>
          <w:tcPr>
            <w:tcW w:w="1170" w:type="dxa"/>
          </w:tcPr>
          <w:p w14:paraId="6366F0B2" w14:textId="77777777" w:rsidR="00896A56" w:rsidRPr="00B71905" w:rsidRDefault="00896A56" w:rsidP="00BC5492">
            <w:pPr>
              <w:pStyle w:val="Compact"/>
              <w:jc w:val="center"/>
              <w:rPr>
                <w:del w:id="767" w:author="Kendra Wyant" w:date="2026-04-29T15:51:00Z" w16du:dateUtc="2026-04-29T20:51:00Z"/>
                <w:rFonts w:ascii="Arial" w:hAnsi="Arial" w:cs="Arial"/>
              </w:rPr>
            </w:pPr>
            <w:del w:id="768" w:author="Kendra Wyant" w:date="2026-04-29T15:51:00Z" w16du:dateUtc="2026-04-29T20:51:00Z">
              <w:r w:rsidRPr="00B71905">
                <w:rPr>
                  <w:rFonts w:ascii="Arial" w:hAnsi="Arial" w:cs="Arial"/>
                </w:rPr>
                <w:delText>36</w:delText>
              </w:r>
            </w:del>
          </w:p>
        </w:tc>
        <w:tc>
          <w:tcPr>
            <w:tcW w:w="1440" w:type="dxa"/>
          </w:tcPr>
          <w:p w14:paraId="7F2CC5A3" w14:textId="77777777" w:rsidR="00896A56" w:rsidRPr="00B71905" w:rsidRDefault="00896A56" w:rsidP="00BC5492">
            <w:pPr>
              <w:pStyle w:val="Compact"/>
              <w:jc w:val="center"/>
              <w:rPr>
                <w:del w:id="769" w:author="Kendra Wyant" w:date="2026-04-29T15:51:00Z" w16du:dateUtc="2026-04-29T20:51:00Z"/>
                <w:rFonts w:ascii="Arial" w:hAnsi="Arial" w:cs="Arial"/>
              </w:rPr>
            </w:pPr>
            <w:del w:id="770" w:author="Kendra Wyant" w:date="2026-04-29T15:51:00Z" w16du:dateUtc="2026-04-29T20:51:00Z">
              <w:r>
                <w:rPr>
                  <w:rFonts w:ascii="Arial" w:hAnsi="Arial" w:cs="Arial"/>
                </w:rPr>
                <w:delText>Full</w:delText>
              </w:r>
            </w:del>
          </w:p>
        </w:tc>
      </w:tr>
      <w:tr w:rsidR="00896A56" w:rsidRPr="00B71905" w14:paraId="36B2F99F" w14:textId="77777777" w:rsidTr="00BC5492">
        <w:trPr>
          <w:del w:id="771" w:author="Kendra Wyant" w:date="2026-04-29T15:51:00Z" w16du:dateUtc="2026-04-29T20:51:00Z"/>
        </w:trPr>
        <w:tc>
          <w:tcPr>
            <w:tcW w:w="2250" w:type="dxa"/>
          </w:tcPr>
          <w:p w14:paraId="657BA312" w14:textId="77777777" w:rsidR="00896A56" w:rsidRPr="00B71905" w:rsidRDefault="00896A56" w:rsidP="00BC5492">
            <w:pPr>
              <w:pStyle w:val="Compact"/>
              <w:rPr>
                <w:del w:id="772" w:author="Kendra Wyant" w:date="2026-04-29T15:51:00Z" w16du:dateUtc="2026-04-29T20:51:00Z"/>
                <w:rFonts w:ascii="Arial" w:hAnsi="Arial" w:cs="Arial"/>
              </w:rPr>
            </w:pPr>
            <w:del w:id="773" w:author="Kendra Wyant" w:date="2026-04-29T15:51:00Z" w16du:dateUtc="2026-04-29T20:51:00Z">
              <w:r w:rsidRPr="00B71905">
                <w:rPr>
                  <w:rFonts w:ascii="Arial" w:hAnsi="Arial" w:cs="Arial"/>
                </w:rPr>
                <w:delText>What is their drinking status?</w:delText>
              </w:r>
            </w:del>
          </w:p>
        </w:tc>
        <w:tc>
          <w:tcPr>
            <w:tcW w:w="1710" w:type="dxa"/>
          </w:tcPr>
          <w:p w14:paraId="532BDD27" w14:textId="77777777" w:rsidR="00896A56" w:rsidRPr="00B71905" w:rsidRDefault="00896A56" w:rsidP="00BC5492">
            <w:pPr>
              <w:pStyle w:val="Compact"/>
              <w:jc w:val="center"/>
              <w:rPr>
                <w:del w:id="774" w:author="Kendra Wyant" w:date="2026-04-29T15:51:00Z" w16du:dateUtc="2026-04-29T20:51:00Z"/>
                <w:rFonts w:ascii="Arial" w:hAnsi="Arial" w:cs="Arial"/>
              </w:rPr>
            </w:pPr>
            <w:del w:id="775" w:author="Kendra Wyant" w:date="2026-04-29T15:51:00Z" w16du:dateUtc="2026-04-29T20:51:00Z">
              <w:r w:rsidRPr="00B71905">
                <w:rPr>
                  <w:rFonts w:ascii="Arial" w:hAnsi="Arial" w:cs="Arial"/>
                </w:rPr>
                <w:delText>Drinker, non-drinker, don’t know</w:delText>
              </w:r>
            </w:del>
          </w:p>
        </w:tc>
        <w:tc>
          <w:tcPr>
            <w:tcW w:w="1710" w:type="dxa"/>
          </w:tcPr>
          <w:p w14:paraId="54D0056C" w14:textId="77777777" w:rsidR="00896A56" w:rsidRPr="00B71905" w:rsidRDefault="00896A56" w:rsidP="00BC5492">
            <w:pPr>
              <w:pStyle w:val="Compact"/>
              <w:jc w:val="center"/>
              <w:rPr>
                <w:del w:id="776" w:author="Kendra Wyant" w:date="2026-04-29T15:51:00Z" w16du:dateUtc="2026-04-29T20:51:00Z"/>
                <w:rFonts w:ascii="Arial" w:hAnsi="Arial" w:cs="Arial"/>
              </w:rPr>
            </w:pPr>
            <w:del w:id="777" w:author="Kendra Wyant" w:date="2026-04-29T15:51:00Z" w16du:dateUtc="2026-04-29T20:51:00Z">
              <w:r w:rsidRPr="00B71905">
                <w:rPr>
                  <w:rFonts w:ascii="Arial" w:hAnsi="Arial" w:cs="Arial"/>
                </w:rPr>
                <w:delText>Difference and raw rate counts of each response option</w:delText>
              </w:r>
            </w:del>
          </w:p>
        </w:tc>
        <w:tc>
          <w:tcPr>
            <w:tcW w:w="1170" w:type="dxa"/>
          </w:tcPr>
          <w:p w14:paraId="4B6CDB6C" w14:textId="77777777" w:rsidR="00896A56" w:rsidRPr="00B71905" w:rsidRDefault="00896A56" w:rsidP="00BC5492">
            <w:pPr>
              <w:pStyle w:val="Compact"/>
              <w:jc w:val="center"/>
              <w:rPr>
                <w:del w:id="778" w:author="Kendra Wyant" w:date="2026-04-29T15:51:00Z" w16du:dateUtc="2026-04-29T20:51:00Z"/>
                <w:rFonts w:ascii="Arial" w:hAnsi="Arial" w:cs="Arial"/>
              </w:rPr>
            </w:pPr>
            <w:del w:id="779" w:author="Kendra Wyant" w:date="2026-04-29T15:51:00Z" w16du:dateUtc="2026-04-29T20:51:00Z">
              <w:r w:rsidRPr="00B71905">
                <w:rPr>
                  <w:rFonts w:ascii="Arial" w:hAnsi="Arial" w:cs="Arial"/>
                </w:rPr>
                <w:delText>6, 12, 24, 48, 72, and 168 hours</w:delText>
              </w:r>
            </w:del>
          </w:p>
        </w:tc>
        <w:tc>
          <w:tcPr>
            <w:tcW w:w="1170" w:type="dxa"/>
          </w:tcPr>
          <w:p w14:paraId="2A2A9A3F" w14:textId="77777777" w:rsidR="00896A56" w:rsidRPr="00B71905" w:rsidRDefault="00896A56" w:rsidP="00BC5492">
            <w:pPr>
              <w:pStyle w:val="Compact"/>
              <w:jc w:val="center"/>
              <w:rPr>
                <w:del w:id="780" w:author="Kendra Wyant" w:date="2026-04-29T15:51:00Z" w16du:dateUtc="2026-04-29T20:51:00Z"/>
                <w:rFonts w:ascii="Arial" w:hAnsi="Arial" w:cs="Arial"/>
              </w:rPr>
            </w:pPr>
            <w:del w:id="781" w:author="Kendra Wyant" w:date="2026-04-29T15:51:00Z" w16du:dateUtc="2026-04-29T20:51:00Z">
              <w:r w:rsidRPr="00B71905">
                <w:rPr>
                  <w:rFonts w:ascii="Arial" w:hAnsi="Arial" w:cs="Arial"/>
                </w:rPr>
                <w:delText>36</w:delText>
              </w:r>
            </w:del>
          </w:p>
        </w:tc>
        <w:tc>
          <w:tcPr>
            <w:tcW w:w="1440" w:type="dxa"/>
          </w:tcPr>
          <w:p w14:paraId="3F6C3ED3" w14:textId="77777777" w:rsidR="00896A56" w:rsidRPr="00B71905" w:rsidRDefault="00896A56" w:rsidP="00BC5492">
            <w:pPr>
              <w:pStyle w:val="Compact"/>
              <w:jc w:val="center"/>
              <w:rPr>
                <w:del w:id="782" w:author="Kendra Wyant" w:date="2026-04-29T15:51:00Z" w16du:dateUtc="2026-04-29T20:51:00Z"/>
                <w:rFonts w:ascii="Arial" w:hAnsi="Arial" w:cs="Arial"/>
              </w:rPr>
            </w:pPr>
            <w:del w:id="783" w:author="Kendra Wyant" w:date="2026-04-29T15:51:00Z" w16du:dateUtc="2026-04-29T20:51:00Z">
              <w:r>
                <w:rPr>
                  <w:rFonts w:ascii="Arial" w:hAnsi="Arial" w:cs="Arial"/>
                </w:rPr>
                <w:delText>Full</w:delText>
              </w:r>
            </w:del>
          </w:p>
        </w:tc>
      </w:tr>
      <w:tr w:rsidR="00896A56" w:rsidRPr="00B71905" w14:paraId="712FE79C" w14:textId="77777777" w:rsidTr="00BC5492">
        <w:trPr>
          <w:del w:id="784" w:author="Kendra Wyant" w:date="2026-04-29T15:51:00Z" w16du:dateUtc="2026-04-29T20:51:00Z"/>
        </w:trPr>
        <w:tc>
          <w:tcPr>
            <w:tcW w:w="2250" w:type="dxa"/>
          </w:tcPr>
          <w:p w14:paraId="0B1F21DB" w14:textId="77777777" w:rsidR="00896A56" w:rsidRPr="00B71905" w:rsidRDefault="00896A56" w:rsidP="00BC5492">
            <w:pPr>
              <w:pStyle w:val="Compact"/>
              <w:rPr>
                <w:del w:id="785" w:author="Kendra Wyant" w:date="2026-04-29T15:51:00Z" w16du:dateUtc="2026-04-29T20:51:00Z"/>
                <w:rFonts w:ascii="Arial" w:hAnsi="Arial" w:cs="Arial"/>
              </w:rPr>
            </w:pPr>
            <w:del w:id="786" w:author="Kendra Wyant" w:date="2026-04-29T15:51:00Z" w16du:dateUtc="2026-04-29T20:51:00Z">
              <w:r w:rsidRPr="00B71905">
                <w:rPr>
                  <w:rFonts w:ascii="Arial" w:hAnsi="Arial" w:cs="Arial"/>
                </w:rPr>
                <w:delText>Would you expect them to drink in your presence?</w:delText>
              </w:r>
            </w:del>
          </w:p>
        </w:tc>
        <w:tc>
          <w:tcPr>
            <w:tcW w:w="1710" w:type="dxa"/>
          </w:tcPr>
          <w:p w14:paraId="446280E9" w14:textId="77777777" w:rsidR="00896A56" w:rsidRPr="00B71905" w:rsidRDefault="00896A56" w:rsidP="00BC5492">
            <w:pPr>
              <w:pStyle w:val="Compact"/>
              <w:jc w:val="center"/>
              <w:rPr>
                <w:del w:id="787" w:author="Kendra Wyant" w:date="2026-04-29T15:51:00Z" w16du:dateUtc="2026-04-29T20:51:00Z"/>
                <w:rFonts w:ascii="Arial" w:hAnsi="Arial" w:cs="Arial"/>
              </w:rPr>
            </w:pPr>
            <w:del w:id="788" w:author="Kendra Wyant" w:date="2026-04-29T15:51:00Z" w16du:dateUtc="2026-04-29T20:51:00Z">
              <w:r w:rsidRPr="00B71905">
                <w:rPr>
                  <w:rFonts w:ascii="Arial" w:hAnsi="Arial" w:cs="Arial"/>
                </w:rPr>
                <w:delText>Yes, no, uncertain</w:delText>
              </w:r>
            </w:del>
          </w:p>
        </w:tc>
        <w:tc>
          <w:tcPr>
            <w:tcW w:w="1710" w:type="dxa"/>
          </w:tcPr>
          <w:p w14:paraId="11F846E2" w14:textId="77777777" w:rsidR="00896A56" w:rsidRPr="00B71905" w:rsidRDefault="00896A56" w:rsidP="00BC5492">
            <w:pPr>
              <w:pStyle w:val="Compact"/>
              <w:jc w:val="center"/>
              <w:rPr>
                <w:del w:id="789" w:author="Kendra Wyant" w:date="2026-04-29T15:51:00Z" w16du:dateUtc="2026-04-29T20:51:00Z"/>
                <w:rFonts w:ascii="Arial" w:hAnsi="Arial" w:cs="Arial"/>
              </w:rPr>
            </w:pPr>
            <w:del w:id="790" w:author="Kendra Wyant" w:date="2026-04-29T15:51:00Z" w16du:dateUtc="2026-04-29T20:51:00Z">
              <w:r w:rsidRPr="00B71905">
                <w:rPr>
                  <w:rFonts w:ascii="Arial" w:hAnsi="Arial" w:cs="Arial"/>
                </w:rPr>
                <w:delText>Difference and raw rate counts of each response option</w:delText>
              </w:r>
            </w:del>
          </w:p>
        </w:tc>
        <w:tc>
          <w:tcPr>
            <w:tcW w:w="1170" w:type="dxa"/>
          </w:tcPr>
          <w:p w14:paraId="7CC41694" w14:textId="77777777" w:rsidR="00896A56" w:rsidRPr="00B71905" w:rsidRDefault="00896A56" w:rsidP="00BC5492">
            <w:pPr>
              <w:pStyle w:val="Compact"/>
              <w:jc w:val="center"/>
              <w:rPr>
                <w:del w:id="791" w:author="Kendra Wyant" w:date="2026-04-29T15:51:00Z" w16du:dateUtc="2026-04-29T20:51:00Z"/>
                <w:rFonts w:ascii="Arial" w:hAnsi="Arial" w:cs="Arial"/>
              </w:rPr>
            </w:pPr>
            <w:del w:id="792" w:author="Kendra Wyant" w:date="2026-04-29T15:51:00Z" w16du:dateUtc="2026-04-29T20:51:00Z">
              <w:r w:rsidRPr="00B71905">
                <w:rPr>
                  <w:rFonts w:ascii="Arial" w:hAnsi="Arial" w:cs="Arial"/>
                </w:rPr>
                <w:delText>6, 12, 24, 48, 72, and 168 hours</w:delText>
              </w:r>
            </w:del>
          </w:p>
        </w:tc>
        <w:tc>
          <w:tcPr>
            <w:tcW w:w="1170" w:type="dxa"/>
          </w:tcPr>
          <w:p w14:paraId="09A31ABD" w14:textId="77777777" w:rsidR="00896A56" w:rsidRPr="00B71905" w:rsidRDefault="00896A56" w:rsidP="00BC5492">
            <w:pPr>
              <w:pStyle w:val="Compact"/>
              <w:jc w:val="center"/>
              <w:rPr>
                <w:del w:id="793" w:author="Kendra Wyant" w:date="2026-04-29T15:51:00Z" w16du:dateUtc="2026-04-29T20:51:00Z"/>
                <w:rFonts w:ascii="Arial" w:hAnsi="Arial" w:cs="Arial"/>
              </w:rPr>
            </w:pPr>
            <w:del w:id="794" w:author="Kendra Wyant" w:date="2026-04-29T15:51:00Z" w16du:dateUtc="2026-04-29T20:51:00Z">
              <w:r w:rsidRPr="00B71905">
                <w:rPr>
                  <w:rFonts w:ascii="Arial" w:hAnsi="Arial" w:cs="Arial"/>
                </w:rPr>
                <w:delText>36</w:delText>
              </w:r>
            </w:del>
          </w:p>
        </w:tc>
        <w:tc>
          <w:tcPr>
            <w:tcW w:w="1440" w:type="dxa"/>
          </w:tcPr>
          <w:p w14:paraId="51457896" w14:textId="77777777" w:rsidR="00896A56" w:rsidRPr="00B71905" w:rsidRDefault="00896A56" w:rsidP="00BC5492">
            <w:pPr>
              <w:pStyle w:val="Compact"/>
              <w:jc w:val="center"/>
              <w:rPr>
                <w:del w:id="795" w:author="Kendra Wyant" w:date="2026-04-29T15:51:00Z" w16du:dateUtc="2026-04-29T20:51:00Z"/>
                <w:rFonts w:ascii="Arial" w:hAnsi="Arial" w:cs="Arial"/>
              </w:rPr>
            </w:pPr>
            <w:del w:id="796" w:author="Kendra Wyant" w:date="2026-04-29T15:51:00Z" w16du:dateUtc="2026-04-29T20:51:00Z">
              <w:r>
                <w:rPr>
                  <w:rFonts w:ascii="Arial" w:hAnsi="Arial" w:cs="Arial"/>
                </w:rPr>
                <w:delText>Full</w:delText>
              </w:r>
            </w:del>
          </w:p>
        </w:tc>
      </w:tr>
      <w:tr w:rsidR="00896A56" w:rsidRPr="00B71905" w14:paraId="78B68A6C" w14:textId="77777777" w:rsidTr="00BC5492">
        <w:trPr>
          <w:del w:id="797" w:author="Kendra Wyant" w:date="2026-04-29T15:51:00Z" w16du:dateUtc="2026-04-29T20:51:00Z"/>
        </w:trPr>
        <w:tc>
          <w:tcPr>
            <w:tcW w:w="2250" w:type="dxa"/>
          </w:tcPr>
          <w:p w14:paraId="55D532B3" w14:textId="77777777" w:rsidR="00896A56" w:rsidRPr="00B71905" w:rsidRDefault="00896A56" w:rsidP="00BC5492">
            <w:pPr>
              <w:pStyle w:val="Compact"/>
              <w:rPr>
                <w:del w:id="798" w:author="Kendra Wyant" w:date="2026-04-29T15:51:00Z" w16du:dateUtc="2026-04-29T20:51:00Z"/>
                <w:rFonts w:ascii="Arial" w:hAnsi="Arial" w:cs="Arial"/>
              </w:rPr>
            </w:pPr>
            <w:del w:id="799" w:author="Kendra Wyant" w:date="2026-04-29T15:51:00Z" w16du:dateUtc="2026-04-29T20:51:00Z">
              <w:r w:rsidRPr="00B71905">
                <w:rPr>
                  <w:rFonts w:ascii="Arial" w:hAnsi="Arial" w:cs="Arial"/>
                </w:rPr>
                <w:delText>Are they currently in recovery from drugs or alcohol?</w:delText>
              </w:r>
            </w:del>
          </w:p>
        </w:tc>
        <w:tc>
          <w:tcPr>
            <w:tcW w:w="1710" w:type="dxa"/>
          </w:tcPr>
          <w:p w14:paraId="6F06CD93" w14:textId="77777777" w:rsidR="00896A56" w:rsidRPr="00B71905" w:rsidRDefault="00896A56" w:rsidP="00BC5492">
            <w:pPr>
              <w:pStyle w:val="Compact"/>
              <w:jc w:val="center"/>
              <w:rPr>
                <w:del w:id="800" w:author="Kendra Wyant" w:date="2026-04-29T15:51:00Z" w16du:dateUtc="2026-04-29T20:51:00Z"/>
                <w:rFonts w:ascii="Arial" w:hAnsi="Arial" w:cs="Arial"/>
              </w:rPr>
            </w:pPr>
            <w:del w:id="801" w:author="Kendra Wyant" w:date="2026-04-29T15:51:00Z" w16du:dateUtc="2026-04-29T20:51:00Z">
              <w:r w:rsidRPr="00B71905">
                <w:rPr>
                  <w:rFonts w:ascii="Arial" w:hAnsi="Arial" w:cs="Arial"/>
                </w:rPr>
                <w:delText>Yes, no, don’t know</w:delText>
              </w:r>
            </w:del>
          </w:p>
        </w:tc>
        <w:tc>
          <w:tcPr>
            <w:tcW w:w="1710" w:type="dxa"/>
          </w:tcPr>
          <w:p w14:paraId="7309645B" w14:textId="77777777" w:rsidR="00896A56" w:rsidRPr="00B71905" w:rsidRDefault="00896A56" w:rsidP="00BC5492">
            <w:pPr>
              <w:pStyle w:val="Compact"/>
              <w:jc w:val="center"/>
              <w:rPr>
                <w:del w:id="802" w:author="Kendra Wyant" w:date="2026-04-29T15:51:00Z" w16du:dateUtc="2026-04-29T20:51:00Z"/>
                <w:rFonts w:ascii="Arial" w:hAnsi="Arial" w:cs="Arial"/>
              </w:rPr>
            </w:pPr>
            <w:del w:id="803" w:author="Kendra Wyant" w:date="2026-04-29T15:51:00Z" w16du:dateUtc="2026-04-29T20:51:00Z">
              <w:r w:rsidRPr="00B71905">
                <w:rPr>
                  <w:rFonts w:ascii="Arial" w:hAnsi="Arial" w:cs="Arial"/>
                </w:rPr>
                <w:delText>Difference and raw rate counts of each response option</w:delText>
              </w:r>
            </w:del>
          </w:p>
        </w:tc>
        <w:tc>
          <w:tcPr>
            <w:tcW w:w="1170" w:type="dxa"/>
          </w:tcPr>
          <w:p w14:paraId="4A5BDCE3" w14:textId="77777777" w:rsidR="00896A56" w:rsidRPr="00B71905" w:rsidRDefault="00896A56" w:rsidP="00BC5492">
            <w:pPr>
              <w:pStyle w:val="Compact"/>
              <w:jc w:val="center"/>
              <w:rPr>
                <w:del w:id="804" w:author="Kendra Wyant" w:date="2026-04-29T15:51:00Z" w16du:dateUtc="2026-04-29T20:51:00Z"/>
                <w:rFonts w:ascii="Arial" w:hAnsi="Arial" w:cs="Arial"/>
              </w:rPr>
            </w:pPr>
            <w:del w:id="805" w:author="Kendra Wyant" w:date="2026-04-29T15:51:00Z" w16du:dateUtc="2026-04-29T20:51:00Z">
              <w:r w:rsidRPr="00B71905">
                <w:rPr>
                  <w:rFonts w:ascii="Arial" w:hAnsi="Arial" w:cs="Arial"/>
                </w:rPr>
                <w:delText>6, 12, 24, 48, 72, and 168 hours</w:delText>
              </w:r>
            </w:del>
          </w:p>
        </w:tc>
        <w:tc>
          <w:tcPr>
            <w:tcW w:w="1170" w:type="dxa"/>
          </w:tcPr>
          <w:p w14:paraId="4135C49C" w14:textId="77777777" w:rsidR="00896A56" w:rsidRPr="00B71905" w:rsidRDefault="00896A56" w:rsidP="00BC5492">
            <w:pPr>
              <w:pStyle w:val="Compact"/>
              <w:jc w:val="center"/>
              <w:rPr>
                <w:del w:id="806" w:author="Kendra Wyant" w:date="2026-04-29T15:51:00Z" w16du:dateUtc="2026-04-29T20:51:00Z"/>
                <w:rFonts w:ascii="Arial" w:hAnsi="Arial" w:cs="Arial"/>
              </w:rPr>
            </w:pPr>
            <w:del w:id="807" w:author="Kendra Wyant" w:date="2026-04-29T15:51:00Z" w16du:dateUtc="2026-04-29T20:51:00Z">
              <w:r w:rsidRPr="00B71905">
                <w:rPr>
                  <w:rFonts w:ascii="Arial" w:hAnsi="Arial" w:cs="Arial"/>
                </w:rPr>
                <w:delText>36</w:delText>
              </w:r>
            </w:del>
          </w:p>
        </w:tc>
        <w:tc>
          <w:tcPr>
            <w:tcW w:w="1440" w:type="dxa"/>
          </w:tcPr>
          <w:p w14:paraId="46C46DD6" w14:textId="77777777" w:rsidR="00896A56" w:rsidRPr="00B71905" w:rsidRDefault="00896A56" w:rsidP="00BC5492">
            <w:pPr>
              <w:pStyle w:val="Compact"/>
              <w:jc w:val="center"/>
              <w:rPr>
                <w:del w:id="808" w:author="Kendra Wyant" w:date="2026-04-29T15:51:00Z" w16du:dateUtc="2026-04-29T20:51:00Z"/>
                <w:rFonts w:ascii="Arial" w:hAnsi="Arial" w:cs="Arial"/>
              </w:rPr>
            </w:pPr>
            <w:del w:id="809" w:author="Kendra Wyant" w:date="2026-04-29T15:51:00Z" w16du:dateUtc="2026-04-29T20:51:00Z">
              <w:r>
                <w:rPr>
                  <w:rFonts w:ascii="Arial" w:hAnsi="Arial" w:cs="Arial"/>
                </w:rPr>
                <w:delText>Full</w:delText>
              </w:r>
            </w:del>
          </w:p>
        </w:tc>
      </w:tr>
      <w:tr w:rsidR="00896A56" w:rsidRPr="00B71905" w14:paraId="1A19B8A2" w14:textId="77777777" w:rsidTr="00BC5492">
        <w:trPr>
          <w:del w:id="810" w:author="Kendra Wyant" w:date="2026-04-29T15:51:00Z" w16du:dateUtc="2026-04-29T20:51:00Z"/>
        </w:trPr>
        <w:tc>
          <w:tcPr>
            <w:tcW w:w="2250" w:type="dxa"/>
          </w:tcPr>
          <w:p w14:paraId="0DE94FB7" w14:textId="77777777" w:rsidR="00896A56" w:rsidRPr="00B71905" w:rsidRDefault="00896A56" w:rsidP="00BC5492">
            <w:pPr>
              <w:pStyle w:val="Compact"/>
              <w:rPr>
                <w:del w:id="811" w:author="Kendra Wyant" w:date="2026-04-29T15:51:00Z" w16du:dateUtc="2026-04-29T20:51:00Z"/>
                <w:rFonts w:ascii="Arial" w:hAnsi="Arial" w:cs="Arial"/>
              </w:rPr>
            </w:pPr>
            <w:del w:id="812" w:author="Kendra Wyant" w:date="2026-04-29T15:51:00Z" w16du:dateUtc="2026-04-29T20:51:00Z">
              <w:r w:rsidRPr="00B71905">
                <w:rPr>
                  <w:rFonts w:ascii="Arial" w:hAnsi="Arial" w:cs="Arial"/>
                </w:rPr>
                <w:delText>Are they supportive about your recovery goals?</w:delText>
              </w:r>
            </w:del>
          </w:p>
        </w:tc>
        <w:tc>
          <w:tcPr>
            <w:tcW w:w="1710" w:type="dxa"/>
          </w:tcPr>
          <w:p w14:paraId="4AA3EA55" w14:textId="77777777" w:rsidR="00896A56" w:rsidRPr="00B71905" w:rsidRDefault="00896A56" w:rsidP="00BC5492">
            <w:pPr>
              <w:pStyle w:val="Compact"/>
              <w:jc w:val="center"/>
              <w:rPr>
                <w:del w:id="813" w:author="Kendra Wyant" w:date="2026-04-29T15:51:00Z" w16du:dateUtc="2026-04-29T20:51:00Z"/>
                <w:rFonts w:ascii="Arial" w:hAnsi="Arial" w:cs="Arial"/>
              </w:rPr>
            </w:pPr>
            <w:del w:id="814" w:author="Kendra Wyant" w:date="2026-04-29T15:51:00Z" w16du:dateUtc="2026-04-29T20:51:00Z">
              <w:r w:rsidRPr="00B71905">
                <w:rPr>
                  <w:rFonts w:ascii="Arial" w:hAnsi="Arial" w:cs="Arial"/>
                </w:rPr>
                <w:delText>Supportive, unsupportive, mixed, neutral, don’t know</w:delText>
              </w:r>
            </w:del>
          </w:p>
        </w:tc>
        <w:tc>
          <w:tcPr>
            <w:tcW w:w="1710" w:type="dxa"/>
          </w:tcPr>
          <w:p w14:paraId="0D61AA54" w14:textId="77777777" w:rsidR="00896A56" w:rsidRPr="00B71905" w:rsidRDefault="00896A56" w:rsidP="00BC5492">
            <w:pPr>
              <w:pStyle w:val="Compact"/>
              <w:jc w:val="center"/>
              <w:rPr>
                <w:del w:id="815" w:author="Kendra Wyant" w:date="2026-04-29T15:51:00Z" w16du:dateUtc="2026-04-29T20:51:00Z"/>
                <w:rFonts w:ascii="Arial" w:hAnsi="Arial" w:cs="Arial"/>
              </w:rPr>
            </w:pPr>
            <w:del w:id="816" w:author="Kendra Wyant" w:date="2026-04-29T15:51:00Z" w16du:dateUtc="2026-04-29T20:51:00Z">
              <w:r w:rsidRPr="00B71905">
                <w:rPr>
                  <w:rFonts w:ascii="Arial" w:hAnsi="Arial" w:cs="Arial"/>
                </w:rPr>
                <w:delText>Difference and raw rate counts of each response option</w:delText>
              </w:r>
            </w:del>
          </w:p>
        </w:tc>
        <w:tc>
          <w:tcPr>
            <w:tcW w:w="1170" w:type="dxa"/>
          </w:tcPr>
          <w:p w14:paraId="76D01E1F" w14:textId="77777777" w:rsidR="00896A56" w:rsidRPr="00B71905" w:rsidRDefault="00896A56" w:rsidP="00BC5492">
            <w:pPr>
              <w:pStyle w:val="Compact"/>
              <w:jc w:val="center"/>
              <w:rPr>
                <w:del w:id="817" w:author="Kendra Wyant" w:date="2026-04-29T15:51:00Z" w16du:dateUtc="2026-04-29T20:51:00Z"/>
                <w:rFonts w:ascii="Arial" w:hAnsi="Arial" w:cs="Arial"/>
              </w:rPr>
            </w:pPr>
            <w:del w:id="818" w:author="Kendra Wyant" w:date="2026-04-29T15:51:00Z" w16du:dateUtc="2026-04-29T20:51:00Z">
              <w:r w:rsidRPr="00B71905">
                <w:rPr>
                  <w:rFonts w:ascii="Arial" w:hAnsi="Arial" w:cs="Arial"/>
                </w:rPr>
                <w:delText>6, 12, 24, 48, 72, and 168 hours</w:delText>
              </w:r>
            </w:del>
          </w:p>
        </w:tc>
        <w:tc>
          <w:tcPr>
            <w:tcW w:w="1170" w:type="dxa"/>
          </w:tcPr>
          <w:p w14:paraId="292081A6" w14:textId="77777777" w:rsidR="00896A56" w:rsidRPr="00B71905" w:rsidRDefault="00896A56" w:rsidP="00BC5492">
            <w:pPr>
              <w:pStyle w:val="Compact"/>
              <w:jc w:val="center"/>
              <w:rPr>
                <w:del w:id="819" w:author="Kendra Wyant" w:date="2026-04-29T15:51:00Z" w16du:dateUtc="2026-04-29T20:51:00Z"/>
                <w:rFonts w:ascii="Arial" w:hAnsi="Arial" w:cs="Arial"/>
              </w:rPr>
            </w:pPr>
            <w:del w:id="820" w:author="Kendra Wyant" w:date="2026-04-29T15:51:00Z" w16du:dateUtc="2026-04-29T20:51:00Z">
              <w:r w:rsidRPr="00B71905">
                <w:rPr>
                  <w:rFonts w:ascii="Arial" w:hAnsi="Arial" w:cs="Arial"/>
                </w:rPr>
                <w:delText>60</w:delText>
              </w:r>
            </w:del>
          </w:p>
        </w:tc>
        <w:tc>
          <w:tcPr>
            <w:tcW w:w="1440" w:type="dxa"/>
          </w:tcPr>
          <w:p w14:paraId="5F1A96D8" w14:textId="77777777" w:rsidR="00896A56" w:rsidRPr="00B71905" w:rsidRDefault="00896A56" w:rsidP="00BC5492">
            <w:pPr>
              <w:pStyle w:val="Compact"/>
              <w:jc w:val="center"/>
              <w:rPr>
                <w:del w:id="821" w:author="Kendra Wyant" w:date="2026-04-29T15:51:00Z" w16du:dateUtc="2026-04-29T20:51:00Z"/>
                <w:rFonts w:ascii="Arial" w:hAnsi="Arial" w:cs="Arial"/>
              </w:rPr>
            </w:pPr>
            <w:del w:id="822" w:author="Kendra Wyant" w:date="2026-04-29T15:51:00Z" w16du:dateUtc="2026-04-29T20:51:00Z">
              <w:r>
                <w:rPr>
                  <w:rFonts w:ascii="Arial" w:hAnsi="Arial" w:cs="Arial"/>
                </w:rPr>
                <w:delText>Full</w:delText>
              </w:r>
            </w:del>
          </w:p>
        </w:tc>
      </w:tr>
      <w:tr w:rsidR="00896A56" w:rsidRPr="00B71905" w14:paraId="52B7535F" w14:textId="77777777" w:rsidTr="00BC5492">
        <w:trPr>
          <w:del w:id="823" w:author="Kendra Wyant" w:date="2026-04-29T15:51:00Z" w16du:dateUtc="2026-04-29T20:51:00Z"/>
        </w:trPr>
        <w:tc>
          <w:tcPr>
            <w:tcW w:w="2250" w:type="dxa"/>
          </w:tcPr>
          <w:p w14:paraId="67CCE25C" w14:textId="77777777" w:rsidR="00896A56" w:rsidRPr="00B71905" w:rsidRDefault="00896A56" w:rsidP="00BC5492">
            <w:pPr>
              <w:pStyle w:val="Compact"/>
              <w:rPr>
                <w:del w:id="824" w:author="Kendra Wyant" w:date="2026-04-29T15:51:00Z" w16du:dateUtc="2026-04-29T20:51:00Z"/>
                <w:rFonts w:ascii="Arial" w:hAnsi="Arial" w:cs="Arial"/>
              </w:rPr>
            </w:pPr>
            <w:del w:id="825" w:author="Kendra Wyant" w:date="2026-04-29T15:51:00Z" w16du:dateUtc="2026-04-29T20:51:00Z">
              <w:r w:rsidRPr="00B71905">
                <w:rPr>
                  <w:rFonts w:ascii="Arial" w:hAnsi="Arial" w:cs="Arial"/>
                </w:rPr>
                <w:delText>How are your typical experiences with this person?</w:delText>
              </w:r>
            </w:del>
          </w:p>
        </w:tc>
        <w:tc>
          <w:tcPr>
            <w:tcW w:w="1710" w:type="dxa"/>
          </w:tcPr>
          <w:p w14:paraId="3A14D683" w14:textId="77777777" w:rsidR="00896A56" w:rsidRPr="00B71905" w:rsidRDefault="00896A56" w:rsidP="00BC5492">
            <w:pPr>
              <w:pStyle w:val="Compact"/>
              <w:jc w:val="center"/>
              <w:rPr>
                <w:del w:id="826" w:author="Kendra Wyant" w:date="2026-04-29T15:51:00Z" w16du:dateUtc="2026-04-29T20:51:00Z"/>
                <w:rFonts w:ascii="Arial" w:hAnsi="Arial" w:cs="Arial"/>
              </w:rPr>
            </w:pPr>
            <w:del w:id="827" w:author="Kendra Wyant" w:date="2026-04-29T15:51:00Z" w16du:dateUtc="2026-04-29T20:51:00Z">
              <w:r w:rsidRPr="00B71905">
                <w:rPr>
                  <w:rFonts w:ascii="Arial" w:hAnsi="Arial" w:cs="Arial"/>
                </w:rPr>
                <w:delText>Pleasant, unpleasant, mixed, neutral</w:delText>
              </w:r>
            </w:del>
          </w:p>
        </w:tc>
        <w:tc>
          <w:tcPr>
            <w:tcW w:w="1710" w:type="dxa"/>
          </w:tcPr>
          <w:p w14:paraId="4C76396E" w14:textId="77777777" w:rsidR="00896A56" w:rsidRPr="00B71905" w:rsidRDefault="00896A56" w:rsidP="00BC5492">
            <w:pPr>
              <w:pStyle w:val="Compact"/>
              <w:jc w:val="center"/>
              <w:rPr>
                <w:del w:id="828" w:author="Kendra Wyant" w:date="2026-04-29T15:51:00Z" w16du:dateUtc="2026-04-29T20:51:00Z"/>
                <w:rFonts w:ascii="Arial" w:hAnsi="Arial" w:cs="Arial"/>
              </w:rPr>
            </w:pPr>
            <w:del w:id="829" w:author="Kendra Wyant" w:date="2026-04-29T15:51:00Z" w16du:dateUtc="2026-04-29T20:51:00Z">
              <w:r w:rsidRPr="00B71905">
                <w:rPr>
                  <w:rFonts w:ascii="Arial" w:hAnsi="Arial" w:cs="Arial"/>
                </w:rPr>
                <w:delText>Difference and raw rate counts of each response option</w:delText>
              </w:r>
            </w:del>
          </w:p>
        </w:tc>
        <w:tc>
          <w:tcPr>
            <w:tcW w:w="1170" w:type="dxa"/>
          </w:tcPr>
          <w:p w14:paraId="6E8602A1" w14:textId="77777777" w:rsidR="00896A56" w:rsidRPr="00B71905" w:rsidRDefault="00896A56" w:rsidP="00BC5492">
            <w:pPr>
              <w:pStyle w:val="Compact"/>
              <w:jc w:val="center"/>
              <w:rPr>
                <w:del w:id="830" w:author="Kendra Wyant" w:date="2026-04-29T15:51:00Z" w16du:dateUtc="2026-04-29T20:51:00Z"/>
                <w:rFonts w:ascii="Arial" w:hAnsi="Arial" w:cs="Arial"/>
              </w:rPr>
            </w:pPr>
            <w:del w:id="831" w:author="Kendra Wyant" w:date="2026-04-29T15:51:00Z" w16du:dateUtc="2026-04-29T20:51:00Z">
              <w:r w:rsidRPr="00B71905">
                <w:rPr>
                  <w:rFonts w:ascii="Arial" w:hAnsi="Arial" w:cs="Arial"/>
                </w:rPr>
                <w:delText>6, 12, 24, 48, 72, and 168 hours</w:delText>
              </w:r>
            </w:del>
          </w:p>
        </w:tc>
        <w:tc>
          <w:tcPr>
            <w:tcW w:w="1170" w:type="dxa"/>
          </w:tcPr>
          <w:p w14:paraId="261FDA3E" w14:textId="77777777" w:rsidR="00896A56" w:rsidRPr="00B71905" w:rsidRDefault="00896A56" w:rsidP="00BC5492">
            <w:pPr>
              <w:pStyle w:val="Compact"/>
              <w:jc w:val="center"/>
              <w:rPr>
                <w:del w:id="832" w:author="Kendra Wyant" w:date="2026-04-29T15:51:00Z" w16du:dateUtc="2026-04-29T20:51:00Z"/>
                <w:rFonts w:ascii="Arial" w:hAnsi="Arial" w:cs="Arial"/>
              </w:rPr>
            </w:pPr>
            <w:del w:id="833" w:author="Kendra Wyant" w:date="2026-04-29T15:51:00Z" w16du:dateUtc="2026-04-29T20:51:00Z">
              <w:r w:rsidRPr="00B71905">
                <w:rPr>
                  <w:rFonts w:ascii="Arial" w:hAnsi="Arial" w:cs="Arial"/>
                </w:rPr>
                <w:delText>48</w:delText>
              </w:r>
            </w:del>
          </w:p>
        </w:tc>
        <w:tc>
          <w:tcPr>
            <w:tcW w:w="1440" w:type="dxa"/>
          </w:tcPr>
          <w:p w14:paraId="2F044AD3" w14:textId="77777777" w:rsidR="00896A56" w:rsidRPr="00B71905" w:rsidRDefault="00896A56" w:rsidP="00BC5492">
            <w:pPr>
              <w:pStyle w:val="Compact"/>
              <w:jc w:val="center"/>
              <w:rPr>
                <w:del w:id="834" w:author="Kendra Wyant" w:date="2026-04-29T15:51:00Z" w16du:dateUtc="2026-04-29T20:51:00Z"/>
                <w:rFonts w:ascii="Arial" w:hAnsi="Arial" w:cs="Arial"/>
              </w:rPr>
            </w:pPr>
            <w:del w:id="835" w:author="Kendra Wyant" w:date="2026-04-29T15:51:00Z" w16du:dateUtc="2026-04-29T20:51:00Z">
              <w:r>
                <w:rPr>
                  <w:rFonts w:ascii="Arial" w:hAnsi="Arial" w:cs="Arial"/>
                </w:rPr>
                <w:delText>Full</w:delText>
              </w:r>
            </w:del>
          </w:p>
        </w:tc>
      </w:tr>
      <w:tr w:rsidR="00896A56" w:rsidRPr="00B71905" w14:paraId="4A16500C" w14:textId="77777777" w:rsidTr="00BC5492">
        <w:trPr>
          <w:del w:id="836" w:author="Kendra Wyant" w:date="2026-04-29T15:51:00Z" w16du:dateUtc="2026-04-29T20:51:00Z"/>
        </w:trPr>
        <w:tc>
          <w:tcPr>
            <w:tcW w:w="2250" w:type="dxa"/>
          </w:tcPr>
          <w:p w14:paraId="5E0651BB" w14:textId="77777777" w:rsidR="00896A56" w:rsidRPr="00B71905" w:rsidRDefault="00896A56" w:rsidP="00BC5492">
            <w:pPr>
              <w:pStyle w:val="Compact"/>
              <w:rPr>
                <w:del w:id="837" w:author="Kendra Wyant" w:date="2026-04-29T15:51:00Z" w16du:dateUtc="2026-04-29T20:51:00Z"/>
                <w:rFonts w:ascii="Arial" w:hAnsi="Arial" w:cs="Arial"/>
              </w:rPr>
            </w:pPr>
            <w:del w:id="838" w:author="Kendra Wyant" w:date="2026-04-29T15:51:00Z" w16du:dateUtc="2026-04-29T20:51:00Z">
              <w:r w:rsidRPr="00B71905">
                <w:rPr>
                  <w:rFonts w:ascii="Arial" w:hAnsi="Arial" w:cs="Arial"/>
                </w:rPr>
                <w:delText>DSM-5 symptom count</w:delText>
              </w:r>
            </w:del>
          </w:p>
        </w:tc>
        <w:tc>
          <w:tcPr>
            <w:tcW w:w="1710" w:type="dxa"/>
          </w:tcPr>
          <w:p w14:paraId="337A5431" w14:textId="77777777" w:rsidR="00896A56" w:rsidRPr="00B71905" w:rsidRDefault="00896A56" w:rsidP="00BC5492">
            <w:pPr>
              <w:pStyle w:val="Compact"/>
              <w:jc w:val="center"/>
              <w:rPr>
                <w:del w:id="839" w:author="Kendra Wyant" w:date="2026-04-29T15:51:00Z" w16du:dateUtc="2026-04-29T20:51:00Z"/>
                <w:rFonts w:ascii="Arial" w:hAnsi="Arial" w:cs="Arial"/>
              </w:rPr>
            </w:pPr>
            <w:del w:id="840" w:author="Kendra Wyant" w:date="2026-04-29T15:51:00Z" w16du:dateUtc="2026-04-29T20:51:00Z">
              <w:r w:rsidRPr="00B71905">
                <w:rPr>
                  <w:rFonts w:ascii="Arial" w:hAnsi="Arial" w:cs="Arial"/>
                </w:rPr>
                <w:delText>Numeric (4-11)</w:delText>
              </w:r>
            </w:del>
          </w:p>
        </w:tc>
        <w:tc>
          <w:tcPr>
            <w:tcW w:w="1710" w:type="dxa"/>
          </w:tcPr>
          <w:p w14:paraId="76FCACCC" w14:textId="77777777" w:rsidR="00896A56" w:rsidRPr="00B71905" w:rsidRDefault="00896A56" w:rsidP="00BC5492">
            <w:pPr>
              <w:pStyle w:val="Compact"/>
              <w:rPr>
                <w:del w:id="841" w:author="Kendra Wyant" w:date="2026-04-29T15:51:00Z" w16du:dateUtc="2026-04-29T20:51:00Z"/>
                <w:rFonts w:ascii="Arial" w:hAnsi="Arial" w:cs="Arial"/>
              </w:rPr>
            </w:pPr>
          </w:p>
        </w:tc>
        <w:tc>
          <w:tcPr>
            <w:tcW w:w="1170" w:type="dxa"/>
          </w:tcPr>
          <w:p w14:paraId="567DF582" w14:textId="77777777" w:rsidR="00896A56" w:rsidRPr="00B71905" w:rsidRDefault="00896A56" w:rsidP="00BC5492">
            <w:pPr>
              <w:pStyle w:val="Compact"/>
              <w:rPr>
                <w:del w:id="842" w:author="Kendra Wyant" w:date="2026-04-29T15:51:00Z" w16du:dateUtc="2026-04-29T20:51:00Z"/>
                <w:rFonts w:ascii="Arial" w:hAnsi="Arial" w:cs="Arial"/>
              </w:rPr>
            </w:pPr>
          </w:p>
        </w:tc>
        <w:tc>
          <w:tcPr>
            <w:tcW w:w="1170" w:type="dxa"/>
          </w:tcPr>
          <w:p w14:paraId="39406F8B" w14:textId="77777777" w:rsidR="00896A56" w:rsidRPr="00B71905" w:rsidRDefault="00896A56" w:rsidP="00BC5492">
            <w:pPr>
              <w:pStyle w:val="Compact"/>
              <w:jc w:val="center"/>
              <w:rPr>
                <w:del w:id="843" w:author="Kendra Wyant" w:date="2026-04-29T15:51:00Z" w16du:dateUtc="2026-04-29T20:51:00Z"/>
                <w:rFonts w:ascii="Arial" w:hAnsi="Arial" w:cs="Arial"/>
              </w:rPr>
            </w:pPr>
            <w:del w:id="844" w:author="Kendra Wyant" w:date="2026-04-29T15:51:00Z" w16du:dateUtc="2026-04-29T20:51:00Z">
              <w:r w:rsidRPr="00B71905">
                <w:rPr>
                  <w:rFonts w:ascii="Arial" w:hAnsi="Arial" w:cs="Arial"/>
                </w:rPr>
                <w:delText>1</w:delText>
              </w:r>
            </w:del>
          </w:p>
        </w:tc>
        <w:tc>
          <w:tcPr>
            <w:tcW w:w="1440" w:type="dxa"/>
          </w:tcPr>
          <w:p w14:paraId="7803EFE0" w14:textId="77777777" w:rsidR="00896A56" w:rsidRPr="00B71905" w:rsidRDefault="00896A56" w:rsidP="00BC5492">
            <w:pPr>
              <w:pStyle w:val="Compact"/>
              <w:jc w:val="center"/>
              <w:rPr>
                <w:del w:id="845" w:author="Kendra Wyant" w:date="2026-04-29T15:51:00Z" w16du:dateUtc="2026-04-29T20:51:00Z"/>
                <w:rFonts w:ascii="Arial" w:hAnsi="Arial" w:cs="Arial"/>
              </w:rPr>
            </w:pPr>
            <w:del w:id="846" w:author="Kendra Wyant" w:date="2026-04-29T15:51:00Z" w16du:dateUtc="2026-04-29T20:51:00Z">
              <w:r>
                <w:rPr>
                  <w:rFonts w:ascii="Arial" w:hAnsi="Arial" w:cs="Arial"/>
                </w:rPr>
                <w:delText>Full, Baseline</w:delText>
              </w:r>
            </w:del>
          </w:p>
        </w:tc>
      </w:tr>
      <w:tr w:rsidR="00896A56" w:rsidRPr="00B71905" w14:paraId="7C6A14F8" w14:textId="77777777" w:rsidTr="00BC5492">
        <w:trPr>
          <w:del w:id="847" w:author="Kendra Wyant" w:date="2026-04-29T15:51:00Z" w16du:dateUtc="2026-04-29T20:51:00Z"/>
        </w:trPr>
        <w:tc>
          <w:tcPr>
            <w:tcW w:w="2250" w:type="dxa"/>
          </w:tcPr>
          <w:p w14:paraId="5509B6F2" w14:textId="77777777" w:rsidR="00896A56" w:rsidRPr="00B71905" w:rsidRDefault="00896A56" w:rsidP="00BC5492">
            <w:pPr>
              <w:pStyle w:val="Compact"/>
              <w:rPr>
                <w:del w:id="848" w:author="Kendra Wyant" w:date="2026-04-29T15:51:00Z" w16du:dateUtc="2026-04-29T20:51:00Z"/>
                <w:rFonts w:ascii="Arial" w:hAnsi="Arial" w:cs="Arial"/>
              </w:rPr>
            </w:pPr>
            <w:del w:id="849" w:author="Kendra Wyant" w:date="2026-04-29T15:51:00Z" w16du:dateUtc="2026-04-29T20:51:00Z">
              <w:r w:rsidRPr="00B71905">
                <w:rPr>
                  <w:rFonts w:ascii="Arial" w:hAnsi="Arial" w:cs="Arial"/>
                </w:rPr>
                <w:delText xml:space="preserve">Past year alcohol </w:delText>
              </w:r>
              <w:r w:rsidRPr="00B71905">
                <w:rPr>
                  <w:rFonts w:ascii="Arial" w:hAnsi="Arial" w:cs="Arial"/>
                </w:rPr>
                <w:lastRenderedPageBreak/>
                <w:delText>problems</w:delText>
              </w:r>
            </w:del>
          </w:p>
        </w:tc>
        <w:tc>
          <w:tcPr>
            <w:tcW w:w="1710" w:type="dxa"/>
          </w:tcPr>
          <w:p w14:paraId="70BC52E7" w14:textId="77777777" w:rsidR="00896A56" w:rsidRPr="00B71905" w:rsidRDefault="00896A56" w:rsidP="00BC5492">
            <w:pPr>
              <w:pStyle w:val="Compact"/>
              <w:jc w:val="center"/>
              <w:rPr>
                <w:del w:id="850" w:author="Kendra Wyant" w:date="2026-04-29T15:51:00Z" w16du:dateUtc="2026-04-29T20:51:00Z"/>
                <w:rFonts w:ascii="Arial" w:hAnsi="Arial" w:cs="Arial"/>
              </w:rPr>
            </w:pPr>
            <w:del w:id="851" w:author="Kendra Wyant" w:date="2026-04-29T15:51:00Z" w16du:dateUtc="2026-04-29T20:51:00Z">
              <w:r w:rsidRPr="00B71905">
                <w:rPr>
                  <w:rFonts w:ascii="Arial" w:hAnsi="Arial" w:cs="Arial"/>
                </w:rPr>
                <w:lastRenderedPageBreak/>
                <w:delText>Numeric (0-</w:delText>
              </w:r>
              <w:r w:rsidRPr="00B71905">
                <w:rPr>
                  <w:rFonts w:ascii="Arial" w:hAnsi="Arial" w:cs="Arial"/>
                </w:rPr>
                <w:lastRenderedPageBreak/>
                <w:delText>27)</w:delText>
              </w:r>
            </w:del>
          </w:p>
        </w:tc>
        <w:tc>
          <w:tcPr>
            <w:tcW w:w="1710" w:type="dxa"/>
          </w:tcPr>
          <w:p w14:paraId="03C564D4" w14:textId="77777777" w:rsidR="00896A56" w:rsidRPr="00B71905" w:rsidRDefault="00896A56" w:rsidP="00BC5492">
            <w:pPr>
              <w:pStyle w:val="Compact"/>
              <w:rPr>
                <w:del w:id="852" w:author="Kendra Wyant" w:date="2026-04-29T15:51:00Z" w16du:dateUtc="2026-04-29T20:51:00Z"/>
                <w:rFonts w:ascii="Arial" w:hAnsi="Arial" w:cs="Arial"/>
              </w:rPr>
            </w:pPr>
          </w:p>
        </w:tc>
        <w:tc>
          <w:tcPr>
            <w:tcW w:w="1170" w:type="dxa"/>
          </w:tcPr>
          <w:p w14:paraId="46B9C4B3" w14:textId="77777777" w:rsidR="00896A56" w:rsidRPr="00B71905" w:rsidRDefault="00896A56" w:rsidP="00BC5492">
            <w:pPr>
              <w:pStyle w:val="Compact"/>
              <w:rPr>
                <w:del w:id="853" w:author="Kendra Wyant" w:date="2026-04-29T15:51:00Z" w16du:dateUtc="2026-04-29T20:51:00Z"/>
                <w:rFonts w:ascii="Arial" w:hAnsi="Arial" w:cs="Arial"/>
              </w:rPr>
            </w:pPr>
          </w:p>
        </w:tc>
        <w:tc>
          <w:tcPr>
            <w:tcW w:w="1170" w:type="dxa"/>
          </w:tcPr>
          <w:p w14:paraId="5FBBDCE5" w14:textId="77777777" w:rsidR="00896A56" w:rsidRPr="00B71905" w:rsidRDefault="00896A56" w:rsidP="00BC5492">
            <w:pPr>
              <w:pStyle w:val="Compact"/>
              <w:jc w:val="center"/>
              <w:rPr>
                <w:del w:id="854" w:author="Kendra Wyant" w:date="2026-04-29T15:51:00Z" w16du:dateUtc="2026-04-29T20:51:00Z"/>
                <w:rFonts w:ascii="Arial" w:hAnsi="Arial" w:cs="Arial"/>
              </w:rPr>
            </w:pPr>
            <w:del w:id="855" w:author="Kendra Wyant" w:date="2026-04-29T15:51:00Z" w16du:dateUtc="2026-04-29T20:51:00Z">
              <w:r w:rsidRPr="00B71905">
                <w:rPr>
                  <w:rFonts w:ascii="Arial" w:hAnsi="Arial" w:cs="Arial"/>
                </w:rPr>
                <w:delText>1</w:delText>
              </w:r>
            </w:del>
          </w:p>
        </w:tc>
        <w:tc>
          <w:tcPr>
            <w:tcW w:w="1440" w:type="dxa"/>
          </w:tcPr>
          <w:p w14:paraId="45161D2D" w14:textId="77777777" w:rsidR="00896A56" w:rsidRPr="00B71905" w:rsidRDefault="00896A56" w:rsidP="00BC5492">
            <w:pPr>
              <w:pStyle w:val="Compact"/>
              <w:jc w:val="center"/>
              <w:rPr>
                <w:del w:id="856" w:author="Kendra Wyant" w:date="2026-04-29T15:51:00Z" w16du:dateUtc="2026-04-29T20:51:00Z"/>
                <w:rFonts w:ascii="Arial" w:hAnsi="Arial" w:cs="Arial"/>
              </w:rPr>
            </w:pPr>
            <w:del w:id="857" w:author="Kendra Wyant" w:date="2026-04-29T15:51:00Z" w16du:dateUtc="2026-04-29T20:51:00Z">
              <w:r>
                <w:rPr>
                  <w:rFonts w:ascii="Arial" w:hAnsi="Arial" w:cs="Arial"/>
                </w:rPr>
                <w:delText xml:space="preserve">Full, </w:delText>
              </w:r>
              <w:r>
                <w:rPr>
                  <w:rFonts w:ascii="Arial" w:hAnsi="Arial" w:cs="Arial"/>
                </w:rPr>
                <w:lastRenderedPageBreak/>
                <w:delText>Baseline</w:delText>
              </w:r>
            </w:del>
          </w:p>
        </w:tc>
      </w:tr>
      <w:tr w:rsidR="00896A56" w:rsidRPr="00B71905" w14:paraId="144DDEC9" w14:textId="77777777" w:rsidTr="00BC5492">
        <w:trPr>
          <w:del w:id="858" w:author="Kendra Wyant" w:date="2026-04-29T15:51:00Z" w16du:dateUtc="2026-04-29T20:51:00Z"/>
        </w:trPr>
        <w:tc>
          <w:tcPr>
            <w:tcW w:w="2250" w:type="dxa"/>
          </w:tcPr>
          <w:p w14:paraId="0CB37531" w14:textId="77777777" w:rsidR="00896A56" w:rsidRPr="00B71905" w:rsidRDefault="00896A56" w:rsidP="00BC5492">
            <w:pPr>
              <w:pStyle w:val="Compact"/>
              <w:rPr>
                <w:del w:id="859" w:author="Kendra Wyant" w:date="2026-04-29T15:51:00Z" w16du:dateUtc="2026-04-29T20:51:00Z"/>
                <w:rFonts w:ascii="Arial" w:hAnsi="Arial" w:cs="Arial"/>
              </w:rPr>
            </w:pPr>
            <w:del w:id="860" w:author="Kendra Wyant" w:date="2026-04-29T15:51:00Z" w16du:dateUtc="2026-04-29T20:51:00Z">
              <w:r w:rsidRPr="00B71905">
                <w:rPr>
                  <w:rFonts w:ascii="Arial" w:hAnsi="Arial" w:cs="Arial"/>
                </w:rPr>
                <w:lastRenderedPageBreak/>
                <w:delText>Craving</w:delText>
              </w:r>
            </w:del>
          </w:p>
        </w:tc>
        <w:tc>
          <w:tcPr>
            <w:tcW w:w="1710" w:type="dxa"/>
          </w:tcPr>
          <w:p w14:paraId="5BA39F75" w14:textId="77777777" w:rsidR="00896A56" w:rsidRPr="00B71905" w:rsidRDefault="00896A56" w:rsidP="00BC5492">
            <w:pPr>
              <w:pStyle w:val="Compact"/>
              <w:jc w:val="center"/>
              <w:rPr>
                <w:del w:id="861" w:author="Kendra Wyant" w:date="2026-04-29T15:51:00Z" w16du:dateUtc="2026-04-29T20:51:00Z"/>
                <w:rFonts w:ascii="Arial" w:hAnsi="Arial" w:cs="Arial"/>
              </w:rPr>
            </w:pPr>
            <w:del w:id="862" w:author="Kendra Wyant" w:date="2026-04-29T15:51:00Z" w16du:dateUtc="2026-04-29T20:51:00Z">
              <w:r w:rsidRPr="00B71905">
                <w:rPr>
                  <w:rFonts w:ascii="Arial" w:hAnsi="Arial" w:cs="Arial"/>
                </w:rPr>
                <w:delText>Numeric (0-30)</w:delText>
              </w:r>
            </w:del>
          </w:p>
        </w:tc>
        <w:tc>
          <w:tcPr>
            <w:tcW w:w="1710" w:type="dxa"/>
          </w:tcPr>
          <w:p w14:paraId="2F29305C" w14:textId="77777777" w:rsidR="00896A56" w:rsidRPr="00B71905" w:rsidRDefault="00896A56" w:rsidP="00BC5492">
            <w:pPr>
              <w:pStyle w:val="Compact"/>
              <w:rPr>
                <w:del w:id="863" w:author="Kendra Wyant" w:date="2026-04-29T15:51:00Z" w16du:dateUtc="2026-04-29T20:51:00Z"/>
                <w:rFonts w:ascii="Arial" w:hAnsi="Arial" w:cs="Arial"/>
              </w:rPr>
            </w:pPr>
          </w:p>
        </w:tc>
        <w:tc>
          <w:tcPr>
            <w:tcW w:w="1170" w:type="dxa"/>
          </w:tcPr>
          <w:p w14:paraId="5A30FFA1" w14:textId="77777777" w:rsidR="00896A56" w:rsidRPr="00B71905" w:rsidRDefault="00896A56" w:rsidP="00BC5492">
            <w:pPr>
              <w:pStyle w:val="Compact"/>
              <w:rPr>
                <w:del w:id="864" w:author="Kendra Wyant" w:date="2026-04-29T15:51:00Z" w16du:dateUtc="2026-04-29T20:51:00Z"/>
                <w:rFonts w:ascii="Arial" w:hAnsi="Arial" w:cs="Arial"/>
              </w:rPr>
            </w:pPr>
          </w:p>
        </w:tc>
        <w:tc>
          <w:tcPr>
            <w:tcW w:w="1170" w:type="dxa"/>
          </w:tcPr>
          <w:p w14:paraId="24CBA4E6" w14:textId="77777777" w:rsidR="00896A56" w:rsidRPr="00B71905" w:rsidRDefault="00896A56" w:rsidP="00BC5492">
            <w:pPr>
              <w:pStyle w:val="Compact"/>
              <w:jc w:val="center"/>
              <w:rPr>
                <w:del w:id="865" w:author="Kendra Wyant" w:date="2026-04-29T15:51:00Z" w16du:dateUtc="2026-04-29T20:51:00Z"/>
                <w:rFonts w:ascii="Arial" w:hAnsi="Arial" w:cs="Arial"/>
              </w:rPr>
            </w:pPr>
            <w:del w:id="866" w:author="Kendra Wyant" w:date="2026-04-29T15:51:00Z" w16du:dateUtc="2026-04-29T20:51:00Z">
              <w:r w:rsidRPr="00B71905">
                <w:rPr>
                  <w:rFonts w:ascii="Arial" w:hAnsi="Arial" w:cs="Arial"/>
                </w:rPr>
                <w:delText>1</w:delText>
              </w:r>
            </w:del>
          </w:p>
        </w:tc>
        <w:tc>
          <w:tcPr>
            <w:tcW w:w="1440" w:type="dxa"/>
          </w:tcPr>
          <w:p w14:paraId="3381C420" w14:textId="77777777" w:rsidR="00896A56" w:rsidRPr="00B71905" w:rsidRDefault="00896A56" w:rsidP="00BC5492">
            <w:pPr>
              <w:pStyle w:val="Compact"/>
              <w:jc w:val="center"/>
              <w:rPr>
                <w:del w:id="867" w:author="Kendra Wyant" w:date="2026-04-29T15:51:00Z" w16du:dateUtc="2026-04-29T20:51:00Z"/>
                <w:rFonts w:ascii="Arial" w:hAnsi="Arial" w:cs="Arial"/>
              </w:rPr>
            </w:pPr>
            <w:del w:id="868" w:author="Kendra Wyant" w:date="2026-04-29T15:51:00Z" w16du:dateUtc="2026-04-29T20:51:00Z">
              <w:r>
                <w:rPr>
                  <w:rFonts w:ascii="Arial" w:hAnsi="Arial" w:cs="Arial"/>
                </w:rPr>
                <w:delText>Full, Baseline</w:delText>
              </w:r>
            </w:del>
          </w:p>
        </w:tc>
      </w:tr>
      <w:tr w:rsidR="00896A56" w:rsidRPr="00B71905" w14:paraId="264A92A8" w14:textId="77777777" w:rsidTr="00BC5492">
        <w:trPr>
          <w:del w:id="869" w:author="Kendra Wyant" w:date="2026-04-29T15:51:00Z" w16du:dateUtc="2026-04-29T20:51:00Z"/>
        </w:trPr>
        <w:tc>
          <w:tcPr>
            <w:tcW w:w="2250" w:type="dxa"/>
          </w:tcPr>
          <w:p w14:paraId="0A6892B9" w14:textId="77777777" w:rsidR="00896A56" w:rsidRPr="00B71905" w:rsidRDefault="00896A56" w:rsidP="00BC5492">
            <w:pPr>
              <w:pStyle w:val="Compact"/>
              <w:rPr>
                <w:del w:id="870" w:author="Kendra Wyant" w:date="2026-04-29T15:51:00Z" w16du:dateUtc="2026-04-29T20:51:00Z"/>
                <w:rFonts w:ascii="Arial" w:hAnsi="Arial" w:cs="Arial"/>
              </w:rPr>
            </w:pPr>
            <w:del w:id="871" w:author="Kendra Wyant" w:date="2026-04-29T15:51:00Z" w16du:dateUtc="2026-04-29T20:51:00Z">
              <w:r w:rsidRPr="00B71905">
                <w:rPr>
                  <w:rFonts w:ascii="Arial" w:hAnsi="Arial" w:cs="Arial"/>
                </w:rPr>
                <w:delText>Abstinence self-efficacy: Negative affect, social, physical, and craving subscales</w:delText>
              </w:r>
            </w:del>
          </w:p>
        </w:tc>
        <w:tc>
          <w:tcPr>
            <w:tcW w:w="1710" w:type="dxa"/>
          </w:tcPr>
          <w:p w14:paraId="68D1848B" w14:textId="77777777" w:rsidR="00896A56" w:rsidRPr="00B71905" w:rsidRDefault="00896A56" w:rsidP="00BC5492">
            <w:pPr>
              <w:pStyle w:val="Compact"/>
              <w:jc w:val="center"/>
              <w:rPr>
                <w:del w:id="872" w:author="Kendra Wyant" w:date="2026-04-29T15:51:00Z" w16du:dateUtc="2026-04-29T20:51:00Z"/>
                <w:rFonts w:ascii="Arial" w:hAnsi="Arial" w:cs="Arial"/>
              </w:rPr>
            </w:pPr>
            <w:del w:id="873" w:author="Kendra Wyant" w:date="2026-04-29T15:51:00Z" w16du:dateUtc="2026-04-29T20:51:00Z">
              <w:r w:rsidRPr="00B71905">
                <w:rPr>
                  <w:rFonts w:ascii="Arial" w:hAnsi="Arial" w:cs="Arial"/>
                </w:rPr>
                <w:delText>Numeric (0-20)</w:delText>
              </w:r>
            </w:del>
          </w:p>
        </w:tc>
        <w:tc>
          <w:tcPr>
            <w:tcW w:w="1710" w:type="dxa"/>
          </w:tcPr>
          <w:p w14:paraId="48D6B152" w14:textId="77777777" w:rsidR="00896A56" w:rsidRPr="00B71905" w:rsidRDefault="00896A56" w:rsidP="00BC5492">
            <w:pPr>
              <w:pStyle w:val="Compact"/>
              <w:rPr>
                <w:del w:id="874" w:author="Kendra Wyant" w:date="2026-04-29T15:51:00Z" w16du:dateUtc="2026-04-29T20:51:00Z"/>
                <w:rFonts w:ascii="Arial" w:hAnsi="Arial" w:cs="Arial"/>
              </w:rPr>
            </w:pPr>
          </w:p>
        </w:tc>
        <w:tc>
          <w:tcPr>
            <w:tcW w:w="1170" w:type="dxa"/>
          </w:tcPr>
          <w:p w14:paraId="6F5D750C" w14:textId="77777777" w:rsidR="00896A56" w:rsidRPr="00B71905" w:rsidRDefault="00896A56" w:rsidP="00BC5492">
            <w:pPr>
              <w:pStyle w:val="Compact"/>
              <w:rPr>
                <w:del w:id="875" w:author="Kendra Wyant" w:date="2026-04-29T15:51:00Z" w16du:dateUtc="2026-04-29T20:51:00Z"/>
                <w:rFonts w:ascii="Arial" w:hAnsi="Arial" w:cs="Arial"/>
              </w:rPr>
            </w:pPr>
          </w:p>
        </w:tc>
        <w:tc>
          <w:tcPr>
            <w:tcW w:w="1170" w:type="dxa"/>
          </w:tcPr>
          <w:p w14:paraId="6F603A87" w14:textId="77777777" w:rsidR="00896A56" w:rsidRPr="00B71905" w:rsidRDefault="00896A56" w:rsidP="00BC5492">
            <w:pPr>
              <w:pStyle w:val="Compact"/>
              <w:jc w:val="center"/>
              <w:rPr>
                <w:del w:id="876" w:author="Kendra Wyant" w:date="2026-04-29T15:51:00Z" w16du:dateUtc="2026-04-29T20:51:00Z"/>
                <w:rFonts w:ascii="Arial" w:hAnsi="Arial" w:cs="Arial"/>
              </w:rPr>
            </w:pPr>
            <w:del w:id="877" w:author="Kendra Wyant" w:date="2026-04-29T15:51:00Z" w16du:dateUtc="2026-04-29T20:51:00Z">
              <w:r w:rsidRPr="00B71905">
                <w:rPr>
                  <w:rFonts w:ascii="Arial" w:hAnsi="Arial" w:cs="Arial"/>
                </w:rPr>
                <w:delText>4</w:delText>
              </w:r>
            </w:del>
          </w:p>
        </w:tc>
        <w:tc>
          <w:tcPr>
            <w:tcW w:w="1440" w:type="dxa"/>
          </w:tcPr>
          <w:p w14:paraId="59B23FE8" w14:textId="77777777" w:rsidR="00896A56" w:rsidRPr="00B71905" w:rsidRDefault="00896A56" w:rsidP="00BC5492">
            <w:pPr>
              <w:pStyle w:val="Compact"/>
              <w:jc w:val="center"/>
              <w:rPr>
                <w:del w:id="878" w:author="Kendra Wyant" w:date="2026-04-29T15:51:00Z" w16du:dateUtc="2026-04-29T20:51:00Z"/>
                <w:rFonts w:ascii="Arial" w:hAnsi="Arial" w:cs="Arial"/>
              </w:rPr>
            </w:pPr>
            <w:del w:id="879" w:author="Kendra Wyant" w:date="2026-04-29T15:51:00Z" w16du:dateUtc="2026-04-29T20:51:00Z">
              <w:r>
                <w:rPr>
                  <w:rFonts w:ascii="Arial" w:hAnsi="Arial" w:cs="Arial"/>
                </w:rPr>
                <w:delText>Full, Baseline</w:delText>
              </w:r>
            </w:del>
          </w:p>
        </w:tc>
      </w:tr>
      <w:tr w:rsidR="00896A56" w:rsidRPr="00B71905" w14:paraId="1EB965F5" w14:textId="77777777" w:rsidTr="00BC5492">
        <w:trPr>
          <w:del w:id="880" w:author="Kendra Wyant" w:date="2026-04-29T15:51:00Z" w16du:dateUtc="2026-04-29T20:51:00Z"/>
        </w:trPr>
        <w:tc>
          <w:tcPr>
            <w:tcW w:w="2250" w:type="dxa"/>
          </w:tcPr>
          <w:p w14:paraId="15E8F5AD" w14:textId="77777777" w:rsidR="00896A56" w:rsidRPr="00B71905" w:rsidRDefault="00896A56" w:rsidP="00BC5492">
            <w:pPr>
              <w:pStyle w:val="Compact"/>
              <w:rPr>
                <w:del w:id="881" w:author="Kendra Wyant" w:date="2026-04-29T15:51:00Z" w16du:dateUtc="2026-04-29T20:51:00Z"/>
                <w:rFonts w:ascii="Arial" w:hAnsi="Arial" w:cs="Arial"/>
              </w:rPr>
            </w:pPr>
            <w:del w:id="882" w:author="Kendra Wyant" w:date="2026-04-29T15:51:00Z" w16du:dateUtc="2026-04-29T20:51:00Z">
              <w:r w:rsidRPr="00B71905">
                <w:rPr>
                  <w:rFonts w:ascii="Arial" w:hAnsi="Arial" w:cs="Arial"/>
                </w:rPr>
                <w:delText>Number of individual alcohol counseling sessions attended (past 30 days)</w:delText>
              </w:r>
            </w:del>
          </w:p>
        </w:tc>
        <w:tc>
          <w:tcPr>
            <w:tcW w:w="1710" w:type="dxa"/>
          </w:tcPr>
          <w:p w14:paraId="25259BA1" w14:textId="77777777" w:rsidR="00896A56" w:rsidRPr="00B71905" w:rsidRDefault="00896A56" w:rsidP="00BC5492">
            <w:pPr>
              <w:pStyle w:val="Compact"/>
              <w:jc w:val="center"/>
              <w:rPr>
                <w:del w:id="883" w:author="Kendra Wyant" w:date="2026-04-29T15:51:00Z" w16du:dateUtc="2026-04-29T20:51:00Z"/>
                <w:rFonts w:ascii="Arial" w:hAnsi="Arial" w:cs="Arial"/>
              </w:rPr>
            </w:pPr>
            <w:del w:id="884" w:author="Kendra Wyant" w:date="2026-04-29T15:51:00Z" w16du:dateUtc="2026-04-29T20:51:00Z">
              <w:r w:rsidRPr="00B71905">
                <w:rPr>
                  <w:rFonts w:ascii="Arial" w:hAnsi="Arial" w:cs="Arial"/>
                </w:rPr>
                <w:delText>Numeric</w:delText>
              </w:r>
            </w:del>
          </w:p>
        </w:tc>
        <w:tc>
          <w:tcPr>
            <w:tcW w:w="1710" w:type="dxa"/>
          </w:tcPr>
          <w:p w14:paraId="2ED048A8" w14:textId="77777777" w:rsidR="00896A56" w:rsidRPr="00B71905" w:rsidRDefault="00896A56" w:rsidP="00BC5492">
            <w:pPr>
              <w:pStyle w:val="Compact"/>
              <w:rPr>
                <w:del w:id="885" w:author="Kendra Wyant" w:date="2026-04-29T15:51:00Z" w16du:dateUtc="2026-04-29T20:51:00Z"/>
                <w:rFonts w:ascii="Arial" w:hAnsi="Arial" w:cs="Arial"/>
              </w:rPr>
            </w:pPr>
          </w:p>
        </w:tc>
        <w:tc>
          <w:tcPr>
            <w:tcW w:w="1170" w:type="dxa"/>
          </w:tcPr>
          <w:p w14:paraId="07800E5B" w14:textId="77777777" w:rsidR="00896A56" w:rsidRPr="00B71905" w:rsidRDefault="00896A56" w:rsidP="00BC5492">
            <w:pPr>
              <w:pStyle w:val="Compact"/>
              <w:rPr>
                <w:del w:id="886" w:author="Kendra Wyant" w:date="2026-04-29T15:51:00Z" w16du:dateUtc="2026-04-29T20:51:00Z"/>
                <w:rFonts w:ascii="Arial" w:hAnsi="Arial" w:cs="Arial"/>
              </w:rPr>
            </w:pPr>
          </w:p>
        </w:tc>
        <w:tc>
          <w:tcPr>
            <w:tcW w:w="1170" w:type="dxa"/>
          </w:tcPr>
          <w:p w14:paraId="56B36ACF" w14:textId="77777777" w:rsidR="00896A56" w:rsidRPr="00B71905" w:rsidRDefault="00896A56" w:rsidP="00BC5492">
            <w:pPr>
              <w:pStyle w:val="Compact"/>
              <w:jc w:val="center"/>
              <w:rPr>
                <w:del w:id="887" w:author="Kendra Wyant" w:date="2026-04-29T15:51:00Z" w16du:dateUtc="2026-04-29T20:51:00Z"/>
                <w:rFonts w:ascii="Arial" w:hAnsi="Arial" w:cs="Arial"/>
              </w:rPr>
            </w:pPr>
            <w:del w:id="888" w:author="Kendra Wyant" w:date="2026-04-29T15:51:00Z" w16du:dateUtc="2026-04-29T20:51:00Z">
              <w:r w:rsidRPr="00B71905">
                <w:rPr>
                  <w:rFonts w:ascii="Arial" w:hAnsi="Arial" w:cs="Arial"/>
                </w:rPr>
                <w:delText>1</w:delText>
              </w:r>
            </w:del>
          </w:p>
        </w:tc>
        <w:tc>
          <w:tcPr>
            <w:tcW w:w="1440" w:type="dxa"/>
          </w:tcPr>
          <w:p w14:paraId="3C15786B" w14:textId="77777777" w:rsidR="00896A56" w:rsidRPr="00B71905" w:rsidRDefault="00896A56" w:rsidP="00BC5492">
            <w:pPr>
              <w:pStyle w:val="Compact"/>
              <w:jc w:val="center"/>
              <w:rPr>
                <w:del w:id="889" w:author="Kendra Wyant" w:date="2026-04-29T15:51:00Z" w16du:dateUtc="2026-04-29T20:51:00Z"/>
                <w:rFonts w:ascii="Arial" w:hAnsi="Arial" w:cs="Arial"/>
              </w:rPr>
            </w:pPr>
            <w:del w:id="890" w:author="Kendra Wyant" w:date="2026-04-29T15:51:00Z" w16du:dateUtc="2026-04-29T20:51:00Z">
              <w:r>
                <w:rPr>
                  <w:rFonts w:ascii="Arial" w:hAnsi="Arial" w:cs="Arial"/>
                </w:rPr>
                <w:delText>Full, Baseline</w:delText>
              </w:r>
            </w:del>
          </w:p>
        </w:tc>
      </w:tr>
      <w:tr w:rsidR="00896A56" w:rsidRPr="00B71905" w14:paraId="419F004A" w14:textId="77777777" w:rsidTr="00BC5492">
        <w:trPr>
          <w:del w:id="891" w:author="Kendra Wyant" w:date="2026-04-29T15:51:00Z" w16du:dateUtc="2026-04-29T20:51:00Z"/>
        </w:trPr>
        <w:tc>
          <w:tcPr>
            <w:tcW w:w="2250" w:type="dxa"/>
          </w:tcPr>
          <w:p w14:paraId="49892D9D" w14:textId="77777777" w:rsidR="00896A56" w:rsidRPr="00B71905" w:rsidRDefault="00896A56" w:rsidP="00BC5492">
            <w:pPr>
              <w:pStyle w:val="Compact"/>
              <w:rPr>
                <w:del w:id="892" w:author="Kendra Wyant" w:date="2026-04-29T15:51:00Z" w16du:dateUtc="2026-04-29T20:51:00Z"/>
                <w:rFonts w:ascii="Arial" w:hAnsi="Arial" w:cs="Arial"/>
              </w:rPr>
            </w:pPr>
            <w:del w:id="893" w:author="Kendra Wyant" w:date="2026-04-29T15:51:00Z" w16du:dateUtc="2026-04-29T20:51:00Z">
              <w:r w:rsidRPr="00B71905">
                <w:rPr>
                  <w:rFonts w:ascii="Arial" w:hAnsi="Arial" w:cs="Arial"/>
                </w:rPr>
                <w:delText>Number of group alcohol counseling sessions attended (past 30 days)</w:delText>
              </w:r>
            </w:del>
          </w:p>
        </w:tc>
        <w:tc>
          <w:tcPr>
            <w:tcW w:w="1710" w:type="dxa"/>
          </w:tcPr>
          <w:p w14:paraId="2EA7B00F" w14:textId="77777777" w:rsidR="00896A56" w:rsidRPr="00B71905" w:rsidRDefault="00896A56" w:rsidP="00BC5492">
            <w:pPr>
              <w:pStyle w:val="Compact"/>
              <w:jc w:val="center"/>
              <w:rPr>
                <w:del w:id="894" w:author="Kendra Wyant" w:date="2026-04-29T15:51:00Z" w16du:dateUtc="2026-04-29T20:51:00Z"/>
                <w:rFonts w:ascii="Arial" w:hAnsi="Arial" w:cs="Arial"/>
              </w:rPr>
            </w:pPr>
            <w:del w:id="895" w:author="Kendra Wyant" w:date="2026-04-29T15:51:00Z" w16du:dateUtc="2026-04-29T20:51:00Z">
              <w:r w:rsidRPr="00B71905">
                <w:rPr>
                  <w:rFonts w:ascii="Arial" w:hAnsi="Arial" w:cs="Arial"/>
                </w:rPr>
                <w:delText>Numeric</w:delText>
              </w:r>
            </w:del>
          </w:p>
        </w:tc>
        <w:tc>
          <w:tcPr>
            <w:tcW w:w="1710" w:type="dxa"/>
          </w:tcPr>
          <w:p w14:paraId="721A08FC" w14:textId="77777777" w:rsidR="00896A56" w:rsidRPr="00B71905" w:rsidRDefault="00896A56" w:rsidP="00BC5492">
            <w:pPr>
              <w:pStyle w:val="Compact"/>
              <w:rPr>
                <w:del w:id="896" w:author="Kendra Wyant" w:date="2026-04-29T15:51:00Z" w16du:dateUtc="2026-04-29T20:51:00Z"/>
                <w:rFonts w:ascii="Arial" w:hAnsi="Arial" w:cs="Arial"/>
              </w:rPr>
            </w:pPr>
          </w:p>
        </w:tc>
        <w:tc>
          <w:tcPr>
            <w:tcW w:w="1170" w:type="dxa"/>
          </w:tcPr>
          <w:p w14:paraId="6BD7AE12" w14:textId="77777777" w:rsidR="00896A56" w:rsidRPr="00B71905" w:rsidRDefault="00896A56" w:rsidP="00BC5492">
            <w:pPr>
              <w:pStyle w:val="Compact"/>
              <w:rPr>
                <w:del w:id="897" w:author="Kendra Wyant" w:date="2026-04-29T15:51:00Z" w16du:dateUtc="2026-04-29T20:51:00Z"/>
                <w:rFonts w:ascii="Arial" w:hAnsi="Arial" w:cs="Arial"/>
              </w:rPr>
            </w:pPr>
          </w:p>
        </w:tc>
        <w:tc>
          <w:tcPr>
            <w:tcW w:w="1170" w:type="dxa"/>
          </w:tcPr>
          <w:p w14:paraId="4C3DD290" w14:textId="77777777" w:rsidR="00896A56" w:rsidRPr="00B71905" w:rsidRDefault="00896A56" w:rsidP="00BC5492">
            <w:pPr>
              <w:pStyle w:val="Compact"/>
              <w:jc w:val="center"/>
              <w:rPr>
                <w:del w:id="898" w:author="Kendra Wyant" w:date="2026-04-29T15:51:00Z" w16du:dateUtc="2026-04-29T20:51:00Z"/>
                <w:rFonts w:ascii="Arial" w:hAnsi="Arial" w:cs="Arial"/>
              </w:rPr>
            </w:pPr>
            <w:del w:id="899" w:author="Kendra Wyant" w:date="2026-04-29T15:51:00Z" w16du:dateUtc="2026-04-29T20:51:00Z">
              <w:r w:rsidRPr="00B71905">
                <w:rPr>
                  <w:rFonts w:ascii="Arial" w:hAnsi="Arial" w:cs="Arial"/>
                </w:rPr>
                <w:delText>1</w:delText>
              </w:r>
            </w:del>
          </w:p>
        </w:tc>
        <w:tc>
          <w:tcPr>
            <w:tcW w:w="1440" w:type="dxa"/>
          </w:tcPr>
          <w:p w14:paraId="7AC3B90C" w14:textId="77777777" w:rsidR="00896A56" w:rsidRPr="00B71905" w:rsidRDefault="00896A56" w:rsidP="00BC5492">
            <w:pPr>
              <w:pStyle w:val="Compact"/>
              <w:jc w:val="center"/>
              <w:rPr>
                <w:del w:id="900" w:author="Kendra Wyant" w:date="2026-04-29T15:51:00Z" w16du:dateUtc="2026-04-29T20:51:00Z"/>
                <w:rFonts w:ascii="Arial" w:hAnsi="Arial" w:cs="Arial"/>
              </w:rPr>
            </w:pPr>
            <w:del w:id="901" w:author="Kendra Wyant" w:date="2026-04-29T15:51:00Z" w16du:dateUtc="2026-04-29T20:51:00Z">
              <w:r>
                <w:rPr>
                  <w:rFonts w:ascii="Arial" w:hAnsi="Arial" w:cs="Arial"/>
                </w:rPr>
                <w:delText>Full, Baseline</w:delText>
              </w:r>
            </w:del>
          </w:p>
        </w:tc>
      </w:tr>
      <w:tr w:rsidR="00896A56" w:rsidRPr="00B71905" w14:paraId="1F95C2D6" w14:textId="77777777" w:rsidTr="00BC5492">
        <w:trPr>
          <w:del w:id="902" w:author="Kendra Wyant" w:date="2026-04-29T15:51:00Z" w16du:dateUtc="2026-04-29T20:51:00Z"/>
        </w:trPr>
        <w:tc>
          <w:tcPr>
            <w:tcW w:w="2250" w:type="dxa"/>
          </w:tcPr>
          <w:p w14:paraId="0BDAE556" w14:textId="77777777" w:rsidR="00896A56" w:rsidRPr="00B71905" w:rsidRDefault="00896A56" w:rsidP="00BC5492">
            <w:pPr>
              <w:pStyle w:val="Compact"/>
              <w:rPr>
                <w:del w:id="903" w:author="Kendra Wyant" w:date="2026-04-29T15:51:00Z" w16du:dateUtc="2026-04-29T20:51:00Z"/>
                <w:rFonts w:ascii="Arial" w:hAnsi="Arial" w:cs="Arial"/>
              </w:rPr>
            </w:pPr>
            <w:del w:id="904" w:author="Kendra Wyant" w:date="2026-04-29T15:51:00Z" w16du:dateUtc="2026-04-29T20:51:00Z">
              <w:r w:rsidRPr="00B71905">
                <w:rPr>
                  <w:rFonts w:ascii="Arial" w:hAnsi="Arial" w:cs="Arial"/>
                </w:rPr>
                <w:delText>Number of self-help group meetings attended (past 30 days)</w:delText>
              </w:r>
            </w:del>
          </w:p>
        </w:tc>
        <w:tc>
          <w:tcPr>
            <w:tcW w:w="1710" w:type="dxa"/>
          </w:tcPr>
          <w:p w14:paraId="679CCE89" w14:textId="77777777" w:rsidR="00896A56" w:rsidRPr="00B71905" w:rsidRDefault="00896A56" w:rsidP="00BC5492">
            <w:pPr>
              <w:pStyle w:val="Compact"/>
              <w:jc w:val="center"/>
              <w:rPr>
                <w:del w:id="905" w:author="Kendra Wyant" w:date="2026-04-29T15:51:00Z" w16du:dateUtc="2026-04-29T20:51:00Z"/>
                <w:rFonts w:ascii="Arial" w:hAnsi="Arial" w:cs="Arial"/>
              </w:rPr>
            </w:pPr>
            <w:del w:id="906" w:author="Kendra Wyant" w:date="2026-04-29T15:51:00Z" w16du:dateUtc="2026-04-29T20:51:00Z">
              <w:r w:rsidRPr="00B71905">
                <w:rPr>
                  <w:rFonts w:ascii="Arial" w:hAnsi="Arial" w:cs="Arial"/>
                </w:rPr>
                <w:delText>Numeric</w:delText>
              </w:r>
            </w:del>
          </w:p>
        </w:tc>
        <w:tc>
          <w:tcPr>
            <w:tcW w:w="1710" w:type="dxa"/>
          </w:tcPr>
          <w:p w14:paraId="05AC43C0" w14:textId="77777777" w:rsidR="00896A56" w:rsidRPr="00B71905" w:rsidRDefault="00896A56" w:rsidP="00BC5492">
            <w:pPr>
              <w:pStyle w:val="Compact"/>
              <w:rPr>
                <w:del w:id="907" w:author="Kendra Wyant" w:date="2026-04-29T15:51:00Z" w16du:dateUtc="2026-04-29T20:51:00Z"/>
                <w:rFonts w:ascii="Arial" w:hAnsi="Arial" w:cs="Arial"/>
              </w:rPr>
            </w:pPr>
          </w:p>
        </w:tc>
        <w:tc>
          <w:tcPr>
            <w:tcW w:w="1170" w:type="dxa"/>
          </w:tcPr>
          <w:p w14:paraId="3CAFD865" w14:textId="77777777" w:rsidR="00896A56" w:rsidRPr="00B71905" w:rsidRDefault="00896A56" w:rsidP="00BC5492">
            <w:pPr>
              <w:pStyle w:val="Compact"/>
              <w:rPr>
                <w:del w:id="908" w:author="Kendra Wyant" w:date="2026-04-29T15:51:00Z" w16du:dateUtc="2026-04-29T20:51:00Z"/>
                <w:rFonts w:ascii="Arial" w:hAnsi="Arial" w:cs="Arial"/>
              </w:rPr>
            </w:pPr>
          </w:p>
        </w:tc>
        <w:tc>
          <w:tcPr>
            <w:tcW w:w="1170" w:type="dxa"/>
          </w:tcPr>
          <w:p w14:paraId="410D64A5" w14:textId="77777777" w:rsidR="00896A56" w:rsidRPr="00B71905" w:rsidRDefault="00896A56" w:rsidP="00BC5492">
            <w:pPr>
              <w:pStyle w:val="Compact"/>
              <w:jc w:val="center"/>
              <w:rPr>
                <w:del w:id="909" w:author="Kendra Wyant" w:date="2026-04-29T15:51:00Z" w16du:dateUtc="2026-04-29T20:51:00Z"/>
                <w:rFonts w:ascii="Arial" w:hAnsi="Arial" w:cs="Arial"/>
              </w:rPr>
            </w:pPr>
            <w:del w:id="910" w:author="Kendra Wyant" w:date="2026-04-29T15:51:00Z" w16du:dateUtc="2026-04-29T20:51:00Z">
              <w:r w:rsidRPr="00B71905">
                <w:rPr>
                  <w:rFonts w:ascii="Arial" w:hAnsi="Arial" w:cs="Arial"/>
                </w:rPr>
                <w:delText>1</w:delText>
              </w:r>
            </w:del>
          </w:p>
        </w:tc>
        <w:tc>
          <w:tcPr>
            <w:tcW w:w="1440" w:type="dxa"/>
          </w:tcPr>
          <w:p w14:paraId="39DAF27F" w14:textId="77777777" w:rsidR="00896A56" w:rsidRPr="00B71905" w:rsidRDefault="00896A56" w:rsidP="00BC5492">
            <w:pPr>
              <w:pStyle w:val="Compact"/>
              <w:jc w:val="center"/>
              <w:rPr>
                <w:del w:id="911" w:author="Kendra Wyant" w:date="2026-04-29T15:51:00Z" w16du:dateUtc="2026-04-29T20:51:00Z"/>
                <w:rFonts w:ascii="Arial" w:hAnsi="Arial" w:cs="Arial"/>
              </w:rPr>
            </w:pPr>
            <w:del w:id="912" w:author="Kendra Wyant" w:date="2026-04-29T15:51:00Z" w16du:dateUtc="2026-04-29T20:51:00Z">
              <w:r>
                <w:rPr>
                  <w:rFonts w:ascii="Arial" w:hAnsi="Arial" w:cs="Arial"/>
                </w:rPr>
                <w:delText>Full, Baseline</w:delText>
              </w:r>
            </w:del>
          </w:p>
        </w:tc>
      </w:tr>
      <w:tr w:rsidR="00896A56" w:rsidRPr="00B71905" w14:paraId="6CB3A64B" w14:textId="77777777" w:rsidTr="00BC5492">
        <w:trPr>
          <w:del w:id="913" w:author="Kendra Wyant" w:date="2026-04-29T15:51:00Z" w16du:dateUtc="2026-04-29T20:51:00Z"/>
        </w:trPr>
        <w:tc>
          <w:tcPr>
            <w:tcW w:w="2250" w:type="dxa"/>
          </w:tcPr>
          <w:p w14:paraId="4F605745" w14:textId="77777777" w:rsidR="00896A56" w:rsidRPr="00B71905" w:rsidRDefault="00896A56" w:rsidP="00BC5492">
            <w:pPr>
              <w:pStyle w:val="Compact"/>
              <w:rPr>
                <w:del w:id="914" w:author="Kendra Wyant" w:date="2026-04-29T15:51:00Z" w16du:dateUtc="2026-04-29T20:51:00Z"/>
                <w:rFonts w:ascii="Arial" w:hAnsi="Arial" w:cs="Arial"/>
              </w:rPr>
            </w:pPr>
            <w:del w:id="915" w:author="Kendra Wyant" w:date="2026-04-29T15:51:00Z" w16du:dateUtc="2026-04-29T20:51:00Z">
              <w:r w:rsidRPr="00B71905">
                <w:rPr>
                  <w:rFonts w:ascii="Arial" w:hAnsi="Arial" w:cs="Arial"/>
                </w:rPr>
                <w:delText>Number of other mental health counseling sessions attended (past 30 days)</w:delText>
              </w:r>
            </w:del>
          </w:p>
        </w:tc>
        <w:tc>
          <w:tcPr>
            <w:tcW w:w="1710" w:type="dxa"/>
          </w:tcPr>
          <w:p w14:paraId="3E00CF81" w14:textId="77777777" w:rsidR="00896A56" w:rsidRPr="00B71905" w:rsidRDefault="00896A56" w:rsidP="00BC5492">
            <w:pPr>
              <w:pStyle w:val="Compact"/>
              <w:jc w:val="center"/>
              <w:rPr>
                <w:del w:id="916" w:author="Kendra Wyant" w:date="2026-04-29T15:51:00Z" w16du:dateUtc="2026-04-29T20:51:00Z"/>
                <w:rFonts w:ascii="Arial" w:hAnsi="Arial" w:cs="Arial"/>
              </w:rPr>
            </w:pPr>
            <w:del w:id="917" w:author="Kendra Wyant" w:date="2026-04-29T15:51:00Z" w16du:dateUtc="2026-04-29T20:51:00Z">
              <w:r w:rsidRPr="00B71905">
                <w:rPr>
                  <w:rFonts w:ascii="Arial" w:hAnsi="Arial" w:cs="Arial"/>
                </w:rPr>
                <w:delText>Numeric</w:delText>
              </w:r>
            </w:del>
          </w:p>
        </w:tc>
        <w:tc>
          <w:tcPr>
            <w:tcW w:w="1710" w:type="dxa"/>
          </w:tcPr>
          <w:p w14:paraId="40254EBF" w14:textId="77777777" w:rsidR="00896A56" w:rsidRPr="00B71905" w:rsidRDefault="00896A56" w:rsidP="00BC5492">
            <w:pPr>
              <w:pStyle w:val="Compact"/>
              <w:rPr>
                <w:del w:id="918" w:author="Kendra Wyant" w:date="2026-04-29T15:51:00Z" w16du:dateUtc="2026-04-29T20:51:00Z"/>
                <w:rFonts w:ascii="Arial" w:hAnsi="Arial" w:cs="Arial"/>
              </w:rPr>
            </w:pPr>
          </w:p>
        </w:tc>
        <w:tc>
          <w:tcPr>
            <w:tcW w:w="1170" w:type="dxa"/>
          </w:tcPr>
          <w:p w14:paraId="724AC8C7" w14:textId="77777777" w:rsidR="00896A56" w:rsidRPr="00B71905" w:rsidRDefault="00896A56" w:rsidP="00BC5492">
            <w:pPr>
              <w:pStyle w:val="Compact"/>
              <w:rPr>
                <w:del w:id="919" w:author="Kendra Wyant" w:date="2026-04-29T15:51:00Z" w16du:dateUtc="2026-04-29T20:51:00Z"/>
                <w:rFonts w:ascii="Arial" w:hAnsi="Arial" w:cs="Arial"/>
              </w:rPr>
            </w:pPr>
          </w:p>
        </w:tc>
        <w:tc>
          <w:tcPr>
            <w:tcW w:w="1170" w:type="dxa"/>
          </w:tcPr>
          <w:p w14:paraId="3A0580DD" w14:textId="77777777" w:rsidR="00896A56" w:rsidRPr="00B71905" w:rsidRDefault="00896A56" w:rsidP="00BC5492">
            <w:pPr>
              <w:pStyle w:val="Compact"/>
              <w:jc w:val="center"/>
              <w:rPr>
                <w:del w:id="920" w:author="Kendra Wyant" w:date="2026-04-29T15:51:00Z" w16du:dateUtc="2026-04-29T20:51:00Z"/>
                <w:rFonts w:ascii="Arial" w:hAnsi="Arial" w:cs="Arial"/>
              </w:rPr>
            </w:pPr>
            <w:del w:id="921" w:author="Kendra Wyant" w:date="2026-04-29T15:51:00Z" w16du:dateUtc="2026-04-29T20:51:00Z">
              <w:r w:rsidRPr="00B71905">
                <w:rPr>
                  <w:rFonts w:ascii="Arial" w:hAnsi="Arial" w:cs="Arial"/>
                </w:rPr>
                <w:delText>1</w:delText>
              </w:r>
            </w:del>
          </w:p>
        </w:tc>
        <w:tc>
          <w:tcPr>
            <w:tcW w:w="1440" w:type="dxa"/>
          </w:tcPr>
          <w:p w14:paraId="002D80D2" w14:textId="77777777" w:rsidR="00896A56" w:rsidRPr="00B71905" w:rsidRDefault="00896A56" w:rsidP="00BC5492">
            <w:pPr>
              <w:pStyle w:val="Compact"/>
              <w:jc w:val="center"/>
              <w:rPr>
                <w:del w:id="922" w:author="Kendra Wyant" w:date="2026-04-29T15:51:00Z" w16du:dateUtc="2026-04-29T20:51:00Z"/>
                <w:rFonts w:ascii="Arial" w:hAnsi="Arial" w:cs="Arial"/>
              </w:rPr>
            </w:pPr>
            <w:del w:id="923" w:author="Kendra Wyant" w:date="2026-04-29T15:51:00Z" w16du:dateUtc="2026-04-29T20:51:00Z">
              <w:r>
                <w:rPr>
                  <w:rFonts w:ascii="Arial" w:hAnsi="Arial" w:cs="Arial"/>
                </w:rPr>
                <w:delText>Full, Baseline</w:delText>
              </w:r>
            </w:del>
          </w:p>
        </w:tc>
      </w:tr>
      <w:tr w:rsidR="00896A56" w:rsidRPr="00B71905" w14:paraId="2A4EE20B" w14:textId="77777777" w:rsidTr="00BC5492">
        <w:trPr>
          <w:del w:id="924" w:author="Kendra Wyant" w:date="2026-04-29T15:51:00Z" w16du:dateUtc="2026-04-29T20:51:00Z"/>
        </w:trPr>
        <w:tc>
          <w:tcPr>
            <w:tcW w:w="2250" w:type="dxa"/>
          </w:tcPr>
          <w:p w14:paraId="42FF7951" w14:textId="77777777" w:rsidR="00896A56" w:rsidRPr="00B71905" w:rsidRDefault="00896A56" w:rsidP="00BC5492">
            <w:pPr>
              <w:pStyle w:val="Compact"/>
              <w:rPr>
                <w:del w:id="925" w:author="Kendra Wyant" w:date="2026-04-29T15:51:00Z" w16du:dateUtc="2026-04-29T20:51:00Z"/>
                <w:rFonts w:ascii="Arial" w:hAnsi="Arial" w:cs="Arial"/>
              </w:rPr>
            </w:pPr>
            <w:del w:id="926" w:author="Kendra Wyant" w:date="2026-04-29T15:51:00Z" w16du:dateUtc="2026-04-29T20:51:00Z">
              <w:r w:rsidRPr="00B71905">
                <w:rPr>
                  <w:rFonts w:ascii="Arial" w:hAnsi="Arial" w:cs="Arial"/>
                </w:rPr>
                <w:delText>Number of days in contact with supportive people (past 30 days)</w:delText>
              </w:r>
            </w:del>
          </w:p>
        </w:tc>
        <w:tc>
          <w:tcPr>
            <w:tcW w:w="1710" w:type="dxa"/>
          </w:tcPr>
          <w:p w14:paraId="5DDDFA35" w14:textId="77777777" w:rsidR="00896A56" w:rsidRPr="00B71905" w:rsidRDefault="00896A56" w:rsidP="00BC5492">
            <w:pPr>
              <w:pStyle w:val="Compact"/>
              <w:jc w:val="center"/>
              <w:rPr>
                <w:del w:id="927" w:author="Kendra Wyant" w:date="2026-04-29T15:51:00Z" w16du:dateUtc="2026-04-29T20:51:00Z"/>
                <w:rFonts w:ascii="Arial" w:hAnsi="Arial" w:cs="Arial"/>
              </w:rPr>
            </w:pPr>
            <w:del w:id="928" w:author="Kendra Wyant" w:date="2026-04-29T15:51:00Z" w16du:dateUtc="2026-04-29T20:51:00Z">
              <w:r w:rsidRPr="00B71905">
                <w:rPr>
                  <w:rFonts w:ascii="Arial" w:hAnsi="Arial" w:cs="Arial"/>
                </w:rPr>
                <w:delText>Numeric</w:delText>
              </w:r>
            </w:del>
          </w:p>
        </w:tc>
        <w:tc>
          <w:tcPr>
            <w:tcW w:w="1710" w:type="dxa"/>
          </w:tcPr>
          <w:p w14:paraId="27D49EAB" w14:textId="77777777" w:rsidR="00896A56" w:rsidRPr="00B71905" w:rsidRDefault="00896A56" w:rsidP="00BC5492">
            <w:pPr>
              <w:pStyle w:val="Compact"/>
              <w:rPr>
                <w:del w:id="929" w:author="Kendra Wyant" w:date="2026-04-29T15:51:00Z" w16du:dateUtc="2026-04-29T20:51:00Z"/>
                <w:rFonts w:ascii="Arial" w:hAnsi="Arial" w:cs="Arial"/>
              </w:rPr>
            </w:pPr>
          </w:p>
        </w:tc>
        <w:tc>
          <w:tcPr>
            <w:tcW w:w="1170" w:type="dxa"/>
          </w:tcPr>
          <w:p w14:paraId="22D7D0AD" w14:textId="77777777" w:rsidR="00896A56" w:rsidRPr="00B71905" w:rsidRDefault="00896A56" w:rsidP="00BC5492">
            <w:pPr>
              <w:pStyle w:val="Compact"/>
              <w:rPr>
                <w:del w:id="930" w:author="Kendra Wyant" w:date="2026-04-29T15:51:00Z" w16du:dateUtc="2026-04-29T20:51:00Z"/>
                <w:rFonts w:ascii="Arial" w:hAnsi="Arial" w:cs="Arial"/>
              </w:rPr>
            </w:pPr>
          </w:p>
        </w:tc>
        <w:tc>
          <w:tcPr>
            <w:tcW w:w="1170" w:type="dxa"/>
          </w:tcPr>
          <w:p w14:paraId="4C6D4C6C" w14:textId="77777777" w:rsidR="00896A56" w:rsidRPr="00B71905" w:rsidRDefault="00896A56" w:rsidP="00BC5492">
            <w:pPr>
              <w:pStyle w:val="Compact"/>
              <w:jc w:val="center"/>
              <w:rPr>
                <w:del w:id="931" w:author="Kendra Wyant" w:date="2026-04-29T15:51:00Z" w16du:dateUtc="2026-04-29T20:51:00Z"/>
                <w:rFonts w:ascii="Arial" w:hAnsi="Arial" w:cs="Arial"/>
              </w:rPr>
            </w:pPr>
            <w:del w:id="932" w:author="Kendra Wyant" w:date="2026-04-29T15:51:00Z" w16du:dateUtc="2026-04-29T20:51:00Z">
              <w:r w:rsidRPr="00B71905">
                <w:rPr>
                  <w:rFonts w:ascii="Arial" w:hAnsi="Arial" w:cs="Arial"/>
                </w:rPr>
                <w:delText>1</w:delText>
              </w:r>
            </w:del>
          </w:p>
        </w:tc>
        <w:tc>
          <w:tcPr>
            <w:tcW w:w="1440" w:type="dxa"/>
          </w:tcPr>
          <w:p w14:paraId="1819A154" w14:textId="77777777" w:rsidR="00896A56" w:rsidRPr="00B71905" w:rsidRDefault="00896A56" w:rsidP="00BC5492">
            <w:pPr>
              <w:pStyle w:val="Compact"/>
              <w:jc w:val="center"/>
              <w:rPr>
                <w:del w:id="933" w:author="Kendra Wyant" w:date="2026-04-29T15:51:00Z" w16du:dateUtc="2026-04-29T20:51:00Z"/>
                <w:rFonts w:ascii="Arial" w:hAnsi="Arial" w:cs="Arial"/>
              </w:rPr>
            </w:pPr>
            <w:del w:id="934" w:author="Kendra Wyant" w:date="2026-04-29T15:51:00Z" w16du:dateUtc="2026-04-29T20:51:00Z">
              <w:r>
                <w:rPr>
                  <w:rFonts w:ascii="Arial" w:hAnsi="Arial" w:cs="Arial"/>
                </w:rPr>
                <w:delText>Full, Baseline</w:delText>
              </w:r>
            </w:del>
          </w:p>
        </w:tc>
      </w:tr>
      <w:tr w:rsidR="00896A56" w:rsidRPr="00B71905" w14:paraId="27E9BB7C" w14:textId="77777777" w:rsidTr="00BC5492">
        <w:trPr>
          <w:del w:id="935" w:author="Kendra Wyant" w:date="2026-04-29T15:51:00Z" w16du:dateUtc="2026-04-29T20:51:00Z"/>
        </w:trPr>
        <w:tc>
          <w:tcPr>
            <w:tcW w:w="2250" w:type="dxa"/>
          </w:tcPr>
          <w:p w14:paraId="2F428143" w14:textId="77777777" w:rsidR="00896A56" w:rsidRPr="00B71905" w:rsidRDefault="00896A56" w:rsidP="00BC5492">
            <w:pPr>
              <w:pStyle w:val="Compact"/>
              <w:rPr>
                <w:del w:id="936" w:author="Kendra Wyant" w:date="2026-04-29T15:51:00Z" w16du:dateUtc="2026-04-29T20:51:00Z"/>
                <w:rFonts w:ascii="Arial" w:hAnsi="Arial" w:cs="Arial"/>
              </w:rPr>
            </w:pPr>
            <w:del w:id="937" w:author="Kendra Wyant" w:date="2026-04-29T15:51:00Z" w16du:dateUtc="2026-04-29T20:51:00Z">
              <w:r w:rsidRPr="00B71905">
                <w:rPr>
                  <w:rFonts w:ascii="Arial" w:hAnsi="Arial" w:cs="Arial"/>
                </w:rPr>
                <w:delText>Number of days in contact with unsupportive people (past 30 days)</w:delText>
              </w:r>
            </w:del>
          </w:p>
        </w:tc>
        <w:tc>
          <w:tcPr>
            <w:tcW w:w="1710" w:type="dxa"/>
          </w:tcPr>
          <w:p w14:paraId="2565A2D6" w14:textId="77777777" w:rsidR="00896A56" w:rsidRPr="00B71905" w:rsidRDefault="00896A56" w:rsidP="00BC5492">
            <w:pPr>
              <w:pStyle w:val="Compact"/>
              <w:jc w:val="center"/>
              <w:rPr>
                <w:del w:id="938" w:author="Kendra Wyant" w:date="2026-04-29T15:51:00Z" w16du:dateUtc="2026-04-29T20:51:00Z"/>
                <w:rFonts w:ascii="Arial" w:hAnsi="Arial" w:cs="Arial"/>
              </w:rPr>
            </w:pPr>
            <w:del w:id="939" w:author="Kendra Wyant" w:date="2026-04-29T15:51:00Z" w16du:dateUtc="2026-04-29T20:51:00Z">
              <w:r w:rsidRPr="00B71905">
                <w:rPr>
                  <w:rFonts w:ascii="Arial" w:hAnsi="Arial" w:cs="Arial"/>
                </w:rPr>
                <w:delText>Numeric</w:delText>
              </w:r>
            </w:del>
          </w:p>
        </w:tc>
        <w:tc>
          <w:tcPr>
            <w:tcW w:w="1710" w:type="dxa"/>
          </w:tcPr>
          <w:p w14:paraId="4724A7C2" w14:textId="77777777" w:rsidR="00896A56" w:rsidRPr="00B71905" w:rsidRDefault="00896A56" w:rsidP="00BC5492">
            <w:pPr>
              <w:pStyle w:val="Compact"/>
              <w:rPr>
                <w:del w:id="940" w:author="Kendra Wyant" w:date="2026-04-29T15:51:00Z" w16du:dateUtc="2026-04-29T20:51:00Z"/>
                <w:rFonts w:ascii="Arial" w:hAnsi="Arial" w:cs="Arial"/>
              </w:rPr>
            </w:pPr>
          </w:p>
        </w:tc>
        <w:tc>
          <w:tcPr>
            <w:tcW w:w="1170" w:type="dxa"/>
          </w:tcPr>
          <w:p w14:paraId="6444AA45" w14:textId="77777777" w:rsidR="00896A56" w:rsidRPr="00B71905" w:rsidRDefault="00896A56" w:rsidP="00BC5492">
            <w:pPr>
              <w:pStyle w:val="Compact"/>
              <w:rPr>
                <w:del w:id="941" w:author="Kendra Wyant" w:date="2026-04-29T15:51:00Z" w16du:dateUtc="2026-04-29T20:51:00Z"/>
                <w:rFonts w:ascii="Arial" w:hAnsi="Arial" w:cs="Arial"/>
              </w:rPr>
            </w:pPr>
          </w:p>
        </w:tc>
        <w:tc>
          <w:tcPr>
            <w:tcW w:w="1170" w:type="dxa"/>
          </w:tcPr>
          <w:p w14:paraId="39450F61" w14:textId="77777777" w:rsidR="00896A56" w:rsidRPr="00B71905" w:rsidRDefault="00896A56" w:rsidP="00BC5492">
            <w:pPr>
              <w:pStyle w:val="Compact"/>
              <w:jc w:val="center"/>
              <w:rPr>
                <w:del w:id="942" w:author="Kendra Wyant" w:date="2026-04-29T15:51:00Z" w16du:dateUtc="2026-04-29T20:51:00Z"/>
                <w:rFonts w:ascii="Arial" w:hAnsi="Arial" w:cs="Arial"/>
              </w:rPr>
            </w:pPr>
            <w:del w:id="943" w:author="Kendra Wyant" w:date="2026-04-29T15:51:00Z" w16du:dateUtc="2026-04-29T20:51:00Z">
              <w:r w:rsidRPr="00B71905">
                <w:rPr>
                  <w:rFonts w:ascii="Arial" w:hAnsi="Arial" w:cs="Arial"/>
                </w:rPr>
                <w:delText>1</w:delText>
              </w:r>
            </w:del>
          </w:p>
        </w:tc>
        <w:tc>
          <w:tcPr>
            <w:tcW w:w="1440" w:type="dxa"/>
          </w:tcPr>
          <w:p w14:paraId="296BCED0" w14:textId="77777777" w:rsidR="00896A56" w:rsidRPr="00B71905" w:rsidRDefault="00896A56" w:rsidP="00BC5492">
            <w:pPr>
              <w:pStyle w:val="Compact"/>
              <w:jc w:val="center"/>
              <w:rPr>
                <w:del w:id="944" w:author="Kendra Wyant" w:date="2026-04-29T15:51:00Z" w16du:dateUtc="2026-04-29T20:51:00Z"/>
                <w:rFonts w:ascii="Arial" w:hAnsi="Arial" w:cs="Arial"/>
              </w:rPr>
            </w:pPr>
            <w:del w:id="945" w:author="Kendra Wyant" w:date="2026-04-29T15:51:00Z" w16du:dateUtc="2026-04-29T20:51:00Z">
              <w:r>
                <w:rPr>
                  <w:rFonts w:ascii="Arial" w:hAnsi="Arial" w:cs="Arial"/>
                </w:rPr>
                <w:delText>Full, Baseline</w:delText>
              </w:r>
            </w:del>
          </w:p>
        </w:tc>
      </w:tr>
      <w:tr w:rsidR="00896A56" w:rsidRPr="00B71905" w14:paraId="03849E82" w14:textId="77777777" w:rsidTr="00BC5492">
        <w:trPr>
          <w:del w:id="946" w:author="Kendra Wyant" w:date="2026-04-29T15:51:00Z" w16du:dateUtc="2026-04-29T20:51:00Z"/>
        </w:trPr>
        <w:tc>
          <w:tcPr>
            <w:tcW w:w="2250" w:type="dxa"/>
          </w:tcPr>
          <w:p w14:paraId="4CCA472F" w14:textId="77777777" w:rsidR="00896A56" w:rsidRPr="00B71905" w:rsidRDefault="00896A56" w:rsidP="00BC5492">
            <w:pPr>
              <w:pStyle w:val="Compact"/>
              <w:rPr>
                <w:del w:id="947" w:author="Kendra Wyant" w:date="2026-04-29T15:51:00Z" w16du:dateUtc="2026-04-29T20:51:00Z"/>
                <w:rFonts w:ascii="Arial" w:hAnsi="Arial" w:cs="Arial"/>
              </w:rPr>
            </w:pPr>
            <w:del w:id="948" w:author="Kendra Wyant" w:date="2026-04-29T15:51:00Z" w16du:dateUtc="2026-04-29T20:51:00Z">
              <w:r w:rsidRPr="00B71905">
                <w:rPr>
                  <w:rFonts w:ascii="Arial" w:hAnsi="Arial" w:cs="Arial"/>
                </w:rPr>
                <w:delText>Taken prescribed medication for alcohol use disorder (past 30 days)</w:delText>
              </w:r>
            </w:del>
          </w:p>
        </w:tc>
        <w:tc>
          <w:tcPr>
            <w:tcW w:w="1710" w:type="dxa"/>
          </w:tcPr>
          <w:p w14:paraId="0719A654" w14:textId="77777777" w:rsidR="00896A56" w:rsidRPr="00B71905" w:rsidRDefault="00896A56" w:rsidP="00BC5492">
            <w:pPr>
              <w:pStyle w:val="Compact"/>
              <w:jc w:val="center"/>
              <w:rPr>
                <w:del w:id="949" w:author="Kendra Wyant" w:date="2026-04-29T15:51:00Z" w16du:dateUtc="2026-04-29T20:51:00Z"/>
                <w:rFonts w:ascii="Arial" w:hAnsi="Arial" w:cs="Arial"/>
              </w:rPr>
            </w:pPr>
            <w:del w:id="950" w:author="Kendra Wyant" w:date="2026-04-29T15:51:00Z" w16du:dateUtc="2026-04-29T20:51:00Z">
              <w:r w:rsidRPr="00B71905">
                <w:rPr>
                  <w:rFonts w:ascii="Arial" w:hAnsi="Arial" w:cs="Arial"/>
                </w:rPr>
                <w:delText>Yes, no</w:delText>
              </w:r>
            </w:del>
          </w:p>
        </w:tc>
        <w:tc>
          <w:tcPr>
            <w:tcW w:w="1710" w:type="dxa"/>
          </w:tcPr>
          <w:p w14:paraId="7E0E863B" w14:textId="77777777" w:rsidR="00896A56" w:rsidRPr="00B71905" w:rsidRDefault="00896A56" w:rsidP="00BC5492">
            <w:pPr>
              <w:pStyle w:val="Compact"/>
              <w:jc w:val="center"/>
              <w:rPr>
                <w:del w:id="951" w:author="Kendra Wyant" w:date="2026-04-29T15:51:00Z" w16du:dateUtc="2026-04-29T20:51:00Z"/>
                <w:rFonts w:ascii="Arial" w:hAnsi="Arial" w:cs="Arial"/>
              </w:rPr>
            </w:pPr>
            <w:del w:id="952" w:author="Kendra Wyant" w:date="2026-04-29T15:51:00Z" w16du:dateUtc="2026-04-29T20:51:00Z">
              <w:r w:rsidRPr="00B71905">
                <w:rPr>
                  <w:rFonts w:ascii="Arial" w:hAnsi="Arial" w:cs="Arial"/>
                </w:rPr>
                <w:delText>Dummy coded</w:delText>
              </w:r>
            </w:del>
          </w:p>
        </w:tc>
        <w:tc>
          <w:tcPr>
            <w:tcW w:w="1170" w:type="dxa"/>
          </w:tcPr>
          <w:p w14:paraId="0E407B99" w14:textId="77777777" w:rsidR="00896A56" w:rsidRPr="00B71905" w:rsidRDefault="00896A56" w:rsidP="00BC5492">
            <w:pPr>
              <w:pStyle w:val="Compact"/>
              <w:rPr>
                <w:del w:id="953" w:author="Kendra Wyant" w:date="2026-04-29T15:51:00Z" w16du:dateUtc="2026-04-29T20:51:00Z"/>
                <w:rFonts w:ascii="Arial" w:hAnsi="Arial" w:cs="Arial"/>
              </w:rPr>
            </w:pPr>
          </w:p>
        </w:tc>
        <w:tc>
          <w:tcPr>
            <w:tcW w:w="1170" w:type="dxa"/>
          </w:tcPr>
          <w:p w14:paraId="5AD2614A" w14:textId="77777777" w:rsidR="00896A56" w:rsidRPr="00B71905" w:rsidRDefault="00896A56" w:rsidP="00BC5492">
            <w:pPr>
              <w:pStyle w:val="Compact"/>
              <w:jc w:val="center"/>
              <w:rPr>
                <w:del w:id="954" w:author="Kendra Wyant" w:date="2026-04-29T15:51:00Z" w16du:dateUtc="2026-04-29T20:51:00Z"/>
                <w:rFonts w:ascii="Arial" w:hAnsi="Arial" w:cs="Arial"/>
              </w:rPr>
            </w:pPr>
            <w:del w:id="955" w:author="Kendra Wyant" w:date="2026-04-29T15:51:00Z" w16du:dateUtc="2026-04-29T20:51:00Z">
              <w:r w:rsidRPr="00B71905">
                <w:rPr>
                  <w:rFonts w:ascii="Arial" w:hAnsi="Arial" w:cs="Arial"/>
                </w:rPr>
                <w:delText>1</w:delText>
              </w:r>
            </w:del>
          </w:p>
        </w:tc>
        <w:tc>
          <w:tcPr>
            <w:tcW w:w="1440" w:type="dxa"/>
          </w:tcPr>
          <w:p w14:paraId="53EB4360" w14:textId="77777777" w:rsidR="00896A56" w:rsidRPr="00B71905" w:rsidRDefault="00896A56" w:rsidP="00BC5492">
            <w:pPr>
              <w:pStyle w:val="Compact"/>
              <w:jc w:val="center"/>
              <w:rPr>
                <w:del w:id="956" w:author="Kendra Wyant" w:date="2026-04-29T15:51:00Z" w16du:dateUtc="2026-04-29T20:51:00Z"/>
                <w:rFonts w:ascii="Arial" w:hAnsi="Arial" w:cs="Arial"/>
              </w:rPr>
            </w:pPr>
            <w:del w:id="957" w:author="Kendra Wyant" w:date="2026-04-29T15:51:00Z" w16du:dateUtc="2026-04-29T20:51:00Z">
              <w:r>
                <w:rPr>
                  <w:rFonts w:ascii="Arial" w:hAnsi="Arial" w:cs="Arial"/>
                </w:rPr>
                <w:delText>Full, Baseline</w:delText>
              </w:r>
            </w:del>
          </w:p>
        </w:tc>
      </w:tr>
      <w:tr w:rsidR="00896A56" w:rsidRPr="00B71905" w14:paraId="70B70957" w14:textId="77777777" w:rsidTr="00BC5492">
        <w:trPr>
          <w:del w:id="958" w:author="Kendra Wyant" w:date="2026-04-29T15:51:00Z" w16du:dateUtc="2026-04-29T20:51:00Z"/>
        </w:trPr>
        <w:tc>
          <w:tcPr>
            <w:tcW w:w="2250" w:type="dxa"/>
          </w:tcPr>
          <w:p w14:paraId="11C19288" w14:textId="77777777" w:rsidR="00896A56" w:rsidRPr="00B71905" w:rsidRDefault="00896A56" w:rsidP="00BC5492">
            <w:pPr>
              <w:pStyle w:val="Compact"/>
              <w:rPr>
                <w:del w:id="959" w:author="Kendra Wyant" w:date="2026-04-29T15:51:00Z" w16du:dateUtc="2026-04-29T20:51:00Z"/>
                <w:rFonts w:ascii="Arial" w:hAnsi="Arial" w:cs="Arial"/>
              </w:rPr>
            </w:pPr>
            <w:del w:id="960" w:author="Kendra Wyant" w:date="2026-04-29T15:51:00Z" w16du:dateUtc="2026-04-29T20:51:00Z">
              <w:r w:rsidRPr="00B71905">
                <w:rPr>
                  <w:rFonts w:ascii="Arial" w:hAnsi="Arial" w:cs="Arial"/>
                </w:rPr>
                <w:delText xml:space="preserve">Taken prescribed medication for other mental health disorder </w:delText>
              </w:r>
              <w:r w:rsidRPr="00B71905">
                <w:rPr>
                  <w:rFonts w:ascii="Arial" w:hAnsi="Arial" w:cs="Arial"/>
                </w:rPr>
                <w:lastRenderedPageBreak/>
                <w:delText>(past 30 days)</w:delText>
              </w:r>
            </w:del>
          </w:p>
        </w:tc>
        <w:tc>
          <w:tcPr>
            <w:tcW w:w="1710" w:type="dxa"/>
          </w:tcPr>
          <w:p w14:paraId="4A1F32D0" w14:textId="77777777" w:rsidR="00896A56" w:rsidRPr="00B71905" w:rsidRDefault="00896A56" w:rsidP="00BC5492">
            <w:pPr>
              <w:pStyle w:val="Compact"/>
              <w:jc w:val="center"/>
              <w:rPr>
                <w:del w:id="961" w:author="Kendra Wyant" w:date="2026-04-29T15:51:00Z" w16du:dateUtc="2026-04-29T20:51:00Z"/>
                <w:rFonts w:ascii="Arial" w:hAnsi="Arial" w:cs="Arial"/>
              </w:rPr>
            </w:pPr>
            <w:del w:id="962" w:author="Kendra Wyant" w:date="2026-04-29T15:51:00Z" w16du:dateUtc="2026-04-29T20:51:00Z">
              <w:r w:rsidRPr="00B71905">
                <w:rPr>
                  <w:rFonts w:ascii="Arial" w:hAnsi="Arial" w:cs="Arial"/>
                </w:rPr>
                <w:lastRenderedPageBreak/>
                <w:delText>Yes, no</w:delText>
              </w:r>
            </w:del>
          </w:p>
        </w:tc>
        <w:tc>
          <w:tcPr>
            <w:tcW w:w="1710" w:type="dxa"/>
          </w:tcPr>
          <w:p w14:paraId="29ED3360" w14:textId="77777777" w:rsidR="00896A56" w:rsidRPr="00B71905" w:rsidRDefault="00896A56" w:rsidP="00BC5492">
            <w:pPr>
              <w:pStyle w:val="Compact"/>
              <w:jc w:val="center"/>
              <w:rPr>
                <w:del w:id="963" w:author="Kendra Wyant" w:date="2026-04-29T15:51:00Z" w16du:dateUtc="2026-04-29T20:51:00Z"/>
                <w:rFonts w:ascii="Arial" w:hAnsi="Arial" w:cs="Arial"/>
              </w:rPr>
            </w:pPr>
            <w:del w:id="964" w:author="Kendra Wyant" w:date="2026-04-29T15:51:00Z" w16du:dateUtc="2026-04-29T20:51:00Z">
              <w:r w:rsidRPr="00B71905">
                <w:rPr>
                  <w:rFonts w:ascii="Arial" w:hAnsi="Arial" w:cs="Arial"/>
                </w:rPr>
                <w:delText>Dummy coded</w:delText>
              </w:r>
            </w:del>
          </w:p>
        </w:tc>
        <w:tc>
          <w:tcPr>
            <w:tcW w:w="1170" w:type="dxa"/>
          </w:tcPr>
          <w:p w14:paraId="0BD8AD3D" w14:textId="77777777" w:rsidR="00896A56" w:rsidRPr="00B71905" w:rsidRDefault="00896A56" w:rsidP="00BC5492">
            <w:pPr>
              <w:pStyle w:val="Compact"/>
              <w:rPr>
                <w:del w:id="965" w:author="Kendra Wyant" w:date="2026-04-29T15:51:00Z" w16du:dateUtc="2026-04-29T20:51:00Z"/>
                <w:rFonts w:ascii="Arial" w:hAnsi="Arial" w:cs="Arial"/>
              </w:rPr>
            </w:pPr>
          </w:p>
        </w:tc>
        <w:tc>
          <w:tcPr>
            <w:tcW w:w="1170" w:type="dxa"/>
          </w:tcPr>
          <w:p w14:paraId="127ABBF4" w14:textId="77777777" w:rsidR="00896A56" w:rsidRPr="00B71905" w:rsidRDefault="00896A56" w:rsidP="00BC5492">
            <w:pPr>
              <w:pStyle w:val="Compact"/>
              <w:jc w:val="center"/>
              <w:rPr>
                <w:del w:id="966" w:author="Kendra Wyant" w:date="2026-04-29T15:51:00Z" w16du:dateUtc="2026-04-29T20:51:00Z"/>
                <w:rFonts w:ascii="Arial" w:hAnsi="Arial" w:cs="Arial"/>
              </w:rPr>
            </w:pPr>
            <w:del w:id="967" w:author="Kendra Wyant" w:date="2026-04-29T15:51:00Z" w16du:dateUtc="2026-04-29T20:51:00Z">
              <w:r w:rsidRPr="00B71905">
                <w:rPr>
                  <w:rFonts w:ascii="Arial" w:hAnsi="Arial" w:cs="Arial"/>
                </w:rPr>
                <w:delText>1</w:delText>
              </w:r>
            </w:del>
          </w:p>
        </w:tc>
        <w:tc>
          <w:tcPr>
            <w:tcW w:w="1440" w:type="dxa"/>
          </w:tcPr>
          <w:p w14:paraId="09893B5D" w14:textId="77777777" w:rsidR="00896A56" w:rsidRPr="00B71905" w:rsidRDefault="00896A56" w:rsidP="00BC5492">
            <w:pPr>
              <w:pStyle w:val="Compact"/>
              <w:jc w:val="center"/>
              <w:rPr>
                <w:del w:id="968" w:author="Kendra Wyant" w:date="2026-04-29T15:51:00Z" w16du:dateUtc="2026-04-29T20:51:00Z"/>
                <w:rFonts w:ascii="Arial" w:hAnsi="Arial" w:cs="Arial"/>
              </w:rPr>
            </w:pPr>
            <w:del w:id="969" w:author="Kendra Wyant" w:date="2026-04-29T15:51:00Z" w16du:dateUtc="2026-04-29T20:51:00Z">
              <w:r>
                <w:rPr>
                  <w:rFonts w:ascii="Arial" w:hAnsi="Arial" w:cs="Arial"/>
                </w:rPr>
                <w:delText>Full, Baseline</w:delText>
              </w:r>
            </w:del>
          </w:p>
        </w:tc>
      </w:tr>
      <w:tr w:rsidR="00896A56" w:rsidRPr="00B71905" w14:paraId="58343B08" w14:textId="77777777" w:rsidTr="00BC5492">
        <w:trPr>
          <w:del w:id="970" w:author="Kendra Wyant" w:date="2026-04-29T15:51:00Z" w16du:dateUtc="2026-04-29T20:51:00Z"/>
        </w:trPr>
        <w:tc>
          <w:tcPr>
            <w:tcW w:w="2250" w:type="dxa"/>
          </w:tcPr>
          <w:p w14:paraId="38EE5567" w14:textId="77777777" w:rsidR="00896A56" w:rsidRPr="00B71905" w:rsidRDefault="00896A56" w:rsidP="00BC5492">
            <w:pPr>
              <w:pStyle w:val="Compact"/>
              <w:rPr>
                <w:del w:id="971" w:author="Kendra Wyant" w:date="2026-04-29T15:51:00Z" w16du:dateUtc="2026-04-29T20:51:00Z"/>
                <w:rFonts w:ascii="Arial" w:hAnsi="Arial" w:cs="Arial"/>
              </w:rPr>
            </w:pPr>
            <w:del w:id="972" w:author="Kendra Wyant" w:date="2026-04-29T15:51:00Z" w16du:dateUtc="2026-04-29T20:51:00Z">
              <w:r w:rsidRPr="00B71905">
                <w:rPr>
                  <w:rFonts w:ascii="Arial" w:hAnsi="Arial" w:cs="Arial"/>
                </w:rPr>
                <w:delText>Satisfaction with progress toward recovery goals (past 30 days)</w:delText>
              </w:r>
            </w:del>
          </w:p>
        </w:tc>
        <w:tc>
          <w:tcPr>
            <w:tcW w:w="1710" w:type="dxa"/>
          </w:tcPr>
          <w:p w14:paraId="2A4F2191" w14:textId="77777777" w:rsidR="00896A56" w:rsidRPr="00B71905" w:rsidRDefault="00896A56" w:rsidP="00BC5492">
            <w:pPr>
              <w:pStyle w:val="Compact"/>
              <w:jc w:val="center"/>
              <w:rPr>
                <w:del w:id="973" w:author="Kendra Wyant" w:date="2026-04-29T15:51:00Z" w16du:dateUtc="2026-04-29T20:51:00Z"/>
                <w:rFonts w:ascii="Arial" w:hAnsi="Arial" w:cs="Arial"/>
              </w:rPr>
            </w:pPr>
            <w:del w:id="974" w:author="Kendra Wyant" w:date="2026-04-29T15:51:00Z" w16du:dateUtc="2026-04-29T20:51:00Z">
              <w:r w:rsidRPr="00B71905">
                <w:rPr>
                  <w:rFonts w:ascii="Arial" w:hAnsi="Arial" w:cs="Arial"/>
                </w:rPr>
                <w:delText>Numeric (0-4)</w:delText>
              </w:r>
            </w:del>
          </w:p>
        </w:tc>
        <w:tc>
          <w:tcPr>
            <w:tcW w:w="1710" w:type="dxa"/>
          </w:tcPr>
          <w:p w14:paraId="38C786A7" w14:textId="77777777" w:rsidR="00896A56" w:rsidRPr="00B71905" w:rsidRDefault="00896A56" w:rsidP="00BC5492">
            <w:pPr>
              <w:pStyle w:val="Compact"/>
              <w:rPr>
                <w:del w:id="975" w:author="Kendra Wyant" w:date="2026-04-29T15:51:00Z" w16du:dateUtc="2026-04-29T20:51:00Z"/>
                <w:rFonts w:ascii="Arial" w:hAnsi="Arial" w:cs="Arial"/>
              </w:rPr>
            </w:pPr>
          </w:p>
        </w:tc>
        <w:tc>
          <w:tcPr>
            <w:tcW w:w="1170" w:type="dxa"/>
          </w:tcPr>
          <w:p w14:paraId="59857960" w14:textId="77777777" w:rsidR="00896A56" w:rsidRPr="00B71905" w:rsidRDefault="00896A56" w:rsidP="00BC5492">
            <w:pPr>
              <w:pStyle w:val="Compact"/>
              <w:rPr>
                <w:del w:id="976" w:author="Kendra Wyant" w:date="2026-04-29T15:51:00Z" w16du:dateUtc="2026-04-29T20:51:00Z"/>
                <w:rFonts w:ascii="Arial" w:hAnsi="Arial" w:cs="Arial"/>
              </w:rPr>
            </w:pPr>
          </w:p>
        </w:tc>
        <w:tc>
          <w:tcPr>
            <w:tcW w:w="1170" w:type="dxa"/>
          </w:tcPr>
          <w:p w14:paraId="708E475E" w14:textId="77777777" w:rsidR="00896A56" w:rsidRPr="00B71905" w:rsidRDefault="00896A56" w:rsidP="00BC5492">
            <w:pPr>
              <w:pStyle w:val="Compact"/>
              <w:jc w:val="center"/>
              <w:rPr>
                <w:del w:id="977" w:author="Kendra Wyant" w:date="2026-04-29T15:51:00Z" w16du:dateUtc="2026-04-29T20:51:00Z"/>
                <w:rFonts w:ascii="Arial" w:hAnsi="Arial" w:cs="Arial"/>
              </w:rPr>
            </w:pPr>
            <w:del w:id="978" w:author="Kendra Wyant" w:date="2026-04-29T15:51:00Z" w16du:dateUtc="2026-04-29T20:51:00Z">
              <w:r w:rsidRPr="00B71905">
                <w:rPr>
                  <w:rFonts w:ascii="Arial" w:hAnsi="Arial" w:cs="Arial"/>
                </w:rPr>
                <w:delText>1</w:delText>
              </w:r>
            </w:del>
          </w:p>
        </w:tc>
        <w:tc>
          <w:tcPr>
            <w:tcW w:w="1440" w:type="dxa"/>
          </w:tcPr>
          <w:p w14:paraId="1D54C5C8" w14:textId="77777777" w:rsidR="00896A56" w:rsidRPr="00B71905" w:rsidRDefault="00896A56" w:rsidP="00BC5492">
            <w:pPr>
              <w:pStyle w:val="Compact"/>
              <w:jc w:val="center"/>
              <w:rPr>
                <w:del w:id="979" w:author="Kendra Wyant" w:date="2026-04-29T15:51:00Z" w16du:dateUtc="2026-04-29T20:51:00Z"/>
                <w:rFonts w:ascii="Arial" w:hAnsi="Arial" w:cs="Arial"/>
              </w:rPr>
            </w:pPr>
            <w:del w:id="980" w:author="Kendra Wyant" w:date="2026-04-29T15:51:00Z" w16du:dateUtc="2026-04-29T20:51:00Z">
              <w:r>
                <w:rPr>
                  <w:rFonts w:ascii="Arial" w:hAnsi="Arial" w:cs="Arial"/>
                </w:rPr>
                <w:delText>Full, Baseline</w:delText>
              </w:r>
            </w:del>
          </w:p>
        </w:tc>
      </w:tr>
      <w:tr w:rsidR="00896A56" w:rsidRPr="00B71905" w14:paraId="70A62F3C" w14:textId="77777777" w:rsidTr="00BC5492">
        <w:trPr>
          <w:del w:id="981" w:author="Kendra Wyant" w:date="2026-04-29T15:51:00Z" w16du:dateUtc="2026-04-29T20:51:00Z"/>
        </w:trPr>
        <w:tc>
          <w:tcPr>
            <w:tcW w:w="2250" w:type="dxa"/>
          </w:tcPr>
          <w:p w14:paraId="66C996A4" w14:textId="77777777" w:rsidR="00896A56" w:rsidRPr="00B71905" w:rsidRDefault="00896A56" w:rsidP="00BC5492">
            <w:pPr>
              <w:pStyle w:val="Compact"/>
              <w:rPr>
                <w:del w:id="982" w:author="Kendra Wyant" w:date="2026-04-29T15:51:00Z" w16du:dateUtc="2026-04-29T20:51:00Z"/>
                <w:rFonts w:ascii="Arial" w:hAnsi="Arial" w:cs="Arial"/>
              </w:rPr>
            </w:pPr>
            <w:del w:id="983" w:author="Kendra Wyant" w:date="2026-04-29T15:51:00Z" w16du:dateUtc="2026-04-29T20:51:00Z">
              <w:r w:rsidRPr="00B71905">
                <w:rPr>
                  <w:rFonts w:ascii="Arial" w:hAnsi="Arial" w:cs="Arial"/>
                </w:rPr>
                <w:delText>Confidence in abstinence ability (next 30 days)</w:delText>
              </w:r>
            </w:del>
          </w:p>
        </w:tc>
        <w:tc>
          <w:tcPr>
            <w:tcW w:w="1710" w:type="dxa"/>
          </w:tcPr>
          <w:p w14:paraId="5EA511A1" w14:textId="77777777" w:rsidR="00896A56" w:rsidRPr="00B71905" w:rsidRDefault="00896A56" w:rsidP="00BC5492">
            <w:pPr>
              <w:pStyle w:val="Compact"/>
              <w:jc w:val="center"/>
              <w:rPr>
                <w:del w:id="984" w:author="Kendra Wyant" w:date="2026-04-29T15:51:00Z" w16du:dateUtc="2026-04-29T20:51:00Z"/>
                <w:rFonts w:ascii="Arial" w:hAnsi="Arial" w:cs="Arial"/>
              </w:rPr>
            </w:pPr>
            <w:del w:id="985" w:author="Kendra Wyant" w:date="2026-04-29T15:51:00Z" w16du:dateUtc="2026-04-29T20:51:00Z">
              <w:r w:rsidRPr="00B71905">
                <w:rPr>
                  <w:rFonts w:ascii="Arial" w:hAnsi="Arial" w:cs="Arial"/>
                </w:rPr>
                <w:delText>Numeric (0-4)</w:delText>
              </w:r>
            </w:del>
          </w:p>
        </w:tc>
        <w:tc>
          <w:tcPr>
            <w:tcW w:w="1710" w:type="dxa"/>
          </w:tcPr>
          <w:p w14:paraId="7DA23795" w14:textId="77777777" w:rsidR="00896A56" w:rsidRPr="00B71905" w:rsidRDefault="00896A56" w:rsidP="00BC5492">
            <w:pPr>
              <w:pStyle w:val="Compact"/>
              <w:rPr>
                <w:del w:id="986" w:author="Kendra Wyant" w:date="2026-04-29T15:51:00Z" w16du:dateUtc="2026-04-29T20:51:00Z"/>
                <w:rFonts w:ascii="Arial" w:hAnsi="Arial" w:cs="Arial"/>
              </w:rPr>
            </w:pPr>
          </w:p>
        </w:tc>
        <w:tc>
          <w:tcPr>
            <w:tcW w:w="1170" w:type="dxa"/>
          </w:tcPr>
          <w:p w14:paraId="533B571F" w14:textId="77777777" w:rsidR="00896A56" w:rsidRPr="00B71905" w:rsidRDefault="00896A56" w:rsidP="00BC5492">
            <w:pPr>
              <w:pStyle w:val="Compact"/>
              <w:rPr>
                <w:del w:id="987" w:author="Kendra Wyant" w:date="2026-04-29T15:51:00Z" w16du:dateUtc="2026-04-29T20:51:00Z"/>
                <w:rFonts w:ascii="Arial" w:hAnsi="Arial" w:cs="Arial"/>
              </w:rPr>
            </w:pPr>
          </w:p>
        </w:tc>
        <w:tc>
          <w:tcPr>
            <w:tcW w:w="1170" w:type="dxa"/>
          </w:tcPr>
          <w:p w14:paraId="268A342D" w14:textId="77777777" w:rsidR="00896A56" w:rsidRPr="00B71905" w:rsidRDefault="00896A56" w:rsidP="00BC5492">
            <w:pPr>
              <w:pStyle w:val="Compact"/>
              <w:jc w:val="center"/>
              <w:rPr>
                <w:del w:id="988" w:author="Kendra Wyant" w:date="2026-04-29T15:51:00Z" w16du:dateUtc="2026-04-29T20:51:00Z"/>
                <w:rFonts w:ascii="Arial" w:hAnsi="Arial" w:cs="Arial"/>
              </w:rPr>
            </w:pPr>
            <w:del w:id="989" w:author="Kendra Wyant" w:date="2026-04-29T15:51:00Z" w16du:dateUtc="2026-04-29T20:51:00Z">
              <w:r w:rsidRPr="00B71905">
                <w:rPr>
                  <w:rFonts w:ascii="Arial" w:hAnsi="Arial" w:cs="Arial"/>
                </w:rPr>
                <w:delText>1</w:delText>
              </w:r>
            </w:del>
          </w:p>
        </w:tc>
        <w:tc>
          <w:tcPr>
            <w:tcW w:w="1440" w:type="dxa"/>
          </w:tcPr>
          <w:p w14:paraId="1F007C1D" w14:textId="77777777" w:rsidR="00896A56" w:rsidRPr="00B71905" w:rsidRDefault="00896A56" w:rsidP="00BC5492">
            <w:pPr>
              <w:pStyle w:val="Compact"/>
              <w:jc w:val="center"/>
              <w:rPr>
                <w:del w:id="990" w:author="Kendra Wyant" w:date="2026-04-29T15:51:00Z" w16du:dateUtc="2026-04-29T20:51:00Z"/>
                <w:rFonts w:ascii="Arial" w:hAnsi="Arial" w:cs="Arial"/>
              </w:rPr>
            </w:pPr>
            <w:del w:id="991" w:author="Kendra Wyant" w:date="2026-04-29T15:51:00Z" w16du:dateUtc="2026-04-29T20:51:00Z">
              <w:r>
                <w:rPr>
                  <w:rFonts w:ascii="Arial" w:hAnsi="Arial" w:cs="Arial"/>
                </w:rPr>
                <w:delText>Full, Baseline</w:delText>
              </w:r>
            </w:del>
          </w:p>
        </w:tc>
      </w:tr>
      <w:tr w:rsidR="00896A56" w:rsidRPr="00B71905" w14:paraId="3A7478D1" w14:textId="77777777" w:rsidTr="00BC5492">
        <w:trPr>
          <w:del w:id="992" w:author="Kendra Wyant" w:date="2026-04-29T15:51:00Z" w16du:dateUtc="2026-04-29T20:51:00Z"/>
        </w:trPr>
        <w:tc>
          <w:tcPr>
            <w:tcW w:w="2250" w:type="dxa"/>
          </w:tcPr>
          <w:p w14:paraId="326F14AC" w14:textId="77777777" w:rsidR="00896A56" w:rsidRPr="00B71905" w:rsidRDefault="00896A56" w:rsidP="00BC5492">
            <w:pPr>
              <w:pStyle w:val="Compact"/>
              <w:rPr>
                <w:del w:id="993" w:author="Kendra Wyant" w:date="2026-04-29T15:51:00Z" w16du:dateUtc="2026-04-29T20:51:00Z"/>
                <w:rFonts w:ascii="Arial" w:hAnsi="Arial" w:cs="Arial"/>
              </w:rPr>
            </w:pPr>
            <w:del w:id="994" w:author="Kendra Wyant" w:date="2026-04-29T15:51:00Z" w16du:dateUtc="2026-04-29T20:51:00Z">
              <w:r w:rsidRPr="00B71905">
                <w:rPr>
                  <w:rFonts w:ascii="Arial" w:hAnsi="Arial" w:cs="Arial"/>
                </w:rPr>
                <w:delText>Has a goal of abstinence</w:delText>
              </w:r>
            </w:del>
          </w:p>
        </w:tc>
        <w:tc>
          <w:tcPr>
            <w:tcW w:w="1710" w:type="dxa"/>
          </w:tcPr>
          <w:p w14:paraId="6A78D855" w14:textId="77777777" w:rsidR="00896A56" w:rsidRPr="00B71905" w:rsidRDefault="00896A56" w:rsidP="00BC5492">
            <w:pPr>
              <w:pStyle w:val="Compact"/>
              <w:jc w:val="center"/>
              <w:rPr>
                <w:del w:id="995" w:author="Kendra Wyant" w:date="2026-04-29T15:51:00Z" w16du:dateUtc="2026-04-29T20:51:00Z"/>
                <w:rFonts w:ascii="Arial" w:hAnsi="Arial" w:cs="Arial"/>
              </w:rPr>
            </w:pPr>
            <w:del w:id="996" w:author="Kendra Wyant" w:date="2026-04-29T15:51:00Z" w16du:dateUtc="2026-04-29T20:51:00Z">
              <w:r w:rsidRPr="00B71905">
                <w:rPr>
                  <w:rFonts w:ascii="Arial" w:hAnsi="Arial" w:cs="Arial"/>
                </w:rPr>
                <w:delText>Yes, no, uncertain</w:delText>
              </w:r>
            </w:del>
          </w:p>
        </w:tc>
        <w:tc>
          <w:tcPr>
            <w:tcW w:w="1710" w:type="dxa"/>
          </w:tcPr>
          <w:p w14:paraId="39102A84" w14:textId="77777777" w:rsidR="00896A56" w:rsidRPr="00B71905" w:rsidRDefault="00896A56" w:rsidP="00BC5492">
            <w:pPr>
              <w:pStyle w:val="Compact"/>
              <w:jc w:val="center"/>
              <w:rPr>
                <w:del w:id="997" w:author="Kendra Wyant" w:date="2026-04-29T15:51:00Z" w16du:dateUtc="2026-04-29T20:51:00Z"/>
                <w:rFonts w:ascii="Arial" w:hAnsi="Arial" w:cs="Arial"/>
              </w:rPr>
            </w:pPr>
            <w:del w:id="998" w:author="Kendra Wyant" w:date="2026-04-29T15:51:00Z" w16du:dateUtc="2026-04-29T20:51:00Z">
              <w:r w:rsidRPr="00B71905">
                <w:rPr>
                  <w:rFonts w:ascii="Arial" w:hAnsi="Arial" w:cs="Arial"/>
                </w:rPr>
                <w:delText>Dummy coded</w:delText>
              </w:r>
            </w:del>
          </w:p>
        </w:tc>
        <w:tc>
          <w:tcPr>
            <w:tcW w:w="1170" w:type="dxa"/>
          </w:tcPr>
          <w:p w14:paraId="3C3BEA89" w14:textId="77777777" w:rsidR="00896A56" w:rsidRPr="00B71905" w:rsidRDefault="00896A56" w:rsidP="00BC5492">
            <w:pPr>
              <w:pStyle w:val="Compact"/>
              <w:rPr>
                <w:del w:id="999" w:author="Kendra Wyant" w:date="2026-04-29T15:51:00Z" w16du:dateUtc="2026-04-29T20:51:00Z"/>
                <w:rFonts w:ascii="Arial" w:hAnsi="Arial" w:cs="Arial"/>
              </w:rPr>
            </w:pPr>
          </w:p>
        </w:tc>
        <w:tc>
          <w:tcPr>
            <w:tcW w:w="1170" w:type="dxa"/>
          </w:tcPr>
          <w:p w14:paraId="61A168C7" w14:textId="77777777" w:rsidR="00896A56" w:rsidRPr="00B71905" w:rsidRDefault="00896A56" w:rsidP="00BC5492">
            <w:pPr>
              <w:pStyle w:val="Compact"/>
              <w:jc w:val="center"/>
              <w:rPr>
                <w:del w:id="1000" w:author="Kendra Wyant" w:date="2026-04-29T15:51:00Z" w16du:dateUtc="2026-04-29T20:51:00Z"/>
                <w:rFonts w:ascii="Arial" w:hAnsi="Arial" w:cs="Arial"/>
              </w:rPr>
            </w:pPr>
            <w:del w:id="1001" w:author="Kendra Wyant" w:date="2026-04-29T15:51:00Z" w16du:dateUtc="2026-04-29T20:51:00Z">
              <w:r w:rsidRPr="00B71905">
                <w:rPr>
                  <w:rFonts w:ascii="Arial" w:hAnsi="Arial" w:cs="Arial"/>
                </w:rPr>
                <w:delText>2</w:delText>
              </w:r>
            </w:del>
          </w:p>
        </w:tc>
        <w:tc>
          <w:tcPr>
            <w:tcW w:w="1440" w:type="dxa"/>
          </w:tcPr>
          <w:p w14:paraId="083D806D" w14:textId="77777777" w:rsidR="00896A56" w:rsidRPr="00B71905" w:rsidRDefault="00896A56" w:rsidP="00BC5492">
            <w:pPr>
              <w:pStyle w:val="Compact"/>
              <w:jc w:val="center"/>
              <w:rPr>
                <w:del w:id="1002" w:author="Kendra Wyant" w:date="2026-04-29T15:51:00Z" w16du:dateUtc="2026-04-29T20:51:00Z"/>
                <w:rFonts w:ascii="Arial" w:hAnsi="Arial" w:cs="Arial"/>
              </w:rPr>
            </w:pPr>
            <w:del w:id="1003" w:author="Kendra Wyant" w:date="2026-04-29T15:51:00Z" w16du:dateUtc="2026-04-29T20:51:00Z">
              <w:r>
                <w:rPr>
                  <w:rFonts w:ascii="Arial" w:hAnsi="Arial" w:cs="Arial"/>
                </w:rPr>
                <w:delText>Full, Baseline</w:delText>
              </w:r>
            </w:del>
          </w:p>
        </w:tc>
      </w:tr>
      <w:tr w:rsidR="00896A56" w:rsidRPr="00B71905" w14:paraId="134F04DB" w14:textId="77777777" w:rsidTr="00BC5492">
        <w:trPr>
          <w:del w:id="1004" w:author="Kendra Wyant" w:date="2026-04-29T15:51:00Z" w16du:dateUtc="2026-04-29T20:51:00Z"/>
        </w:trPr>
        <w:tc>
          <w:tcPr>
            <w:tcW w:w="2250" w:type="dxa"/>
          </w:tcPr>
          <w:p w14:paraId="214BABA4" w14:textId="77777777" w:rsidR="00896A56" w:rsidRPr="00B71905" w:rsidRDefault="00896A56" w:rsidP="00BC5492">
            <w:pPr>
              <w:pStyle w:val="Compact"/>
              <w:rPr>
                <w:del w:id="1005" w:author="Kendra Wyant" w:date="2026-04-29T15:51:00Z" w16du:dateUtc="2026-04-29T20:51:00Z"/>
                <w:rFonts w:ascii="Arial" w:hAnsi="Arial" w:cs="Arial"/>
              </w:rPr>
            </w:pPr>
            <w:del w:id="1006" w:author="Kendra Wyant" w:date="2026-04-29T15:51:00Z" w16du:dateUtc="2026-04-29T20:51:00Z">
              <w:r w:rsidRPr="00B71905">
                <w:rPr>
                  <w:rFonts w:ascii="Arial" w:hAnsi="Arial" w:cs="Arial"/>
                </w:rPr>
                <w:delText>Age</w:delText>
              </w:r>
            </w:del>
          </w:p>
        </w:tc>
        <w:tc>
          <w:tcPr>
            <w:tcW w:w="1710" w:type="dxa"/>
          </w:tcPr>
          <w:p w14:paraId="6F047184" w14:textId="77777777" w:rsidR="00896A56" w:rsidRPr="00B71905" w:rsidRDefault="00896A56" w:rsidP="00BC5492">
            <w:pPr>
              <w:pStyle w:val="Compact"/>
              <w:jc w:val="center"/>
              <w:rPr>
                <w:del w:id="1007" w:author="Kendra Wyant" w:date="2026-04-29T15:51:00Z" w16du:dateUtc="2026-04-29T20:51:00Z"/>
                <w:rFonts w:ascii="Arial" w:hAnsi="Arial" w:cs="Arial"/>
              </w:rPr>
            </w:pPr>
            <w:del w:id="1008" w:author="Kendra Wyant" w:date="2026-04-29T15:51:00Z" w16du:dateUtc="2026-04-29T20:51:00Z">
              <w:r w:rsidRPr="00B71905">
                <w:rPr>
                  <w:rFonts w:ascii="Arial" w:hAnsi="Arial" w:cs="Arial"/>
                </w:rPr>
                <w:delText>Numeric (years)</w:delText>
              </w:r>
            </w:del>
          </w:p>
        </w:tc>
        <w:tc>
          <w:tcPr>
            <w:tcW w:w="1710" w:type="dxa"/>
          </w:tcPr>
          <w:p w14:paraId="1883C4F9" w14:textId="77777777" w:rsidR="00896A56" w:rsidRPr="00B71905" w:rsidRDefault="00896A56" w:rsidP="00BC5492">
            <w:pPr>
              <w:pStyle w:val="Compact"/>
              <w:rPr>
                <w:del w:id="1009" w:author="Kendra Wyant" w:date="2026-04-29T15:51:00Z" w16du:dateUtc="2026-04-29T20:51:00Z"/>
                <w:rFonts w:ascii="Arial" w:hAnsi="Arial" w:cs="Arial"/>
              </w:rPr>
            </w:pPr>
          </w:p>
        </w:tc>
        <w:tc>
          <w:tcPr>
            <w:tcW w:w="1170" w:type="dxa"/>
          </w:tcPr>
          <w:p w14:paraId="12284D37" w14:textId="77777777" w:rsidR="00896A56" w:rsidRPr="00B71905" w:rsidRDefault="00896A56" w:rsidP="00BC5492">
            <w:pPr>
              <w:pStyle w:val="Compact"/>
              <w:rPr>
                <w:del w:id="1010" w:author="Kendra Wyant" w:date="2026-04-29T15:51:00Z" w16du:dateUtc="2026-04-29T20:51:00Z"/>
                <w:rFonts w:ascii="Arial" w:hAnsi="Arial" w:cs="Arial"/>
              </w:rPr>
            </w:pPr>
          </w:p>
        </w:tc>
        <w:tc>
          <w:tcPr>
            <w:tcW w:w="1170" w:type="dxa"/>
          </w:tcPr>
          <w:p w14:paraId="2F26F8C5" w14:textId="77777777" w:rsidR="00896A56" w:rsidRPr="00B71905" w:rsidRDefault="00896A56" w:rsidP="00BC5492">
            <w:pPr>
              <w:pStyle w:val="Compact"/>
              <w:jc w:val="center"/>
              <w:rPr>
                <w:del w:id="1011" w:author="Kendra Wyant" w:date="2026-04-29T15:51:00Z" w16du:dateUtc="2026-04-29T20:51:00Z"/>
                <w:rFonts w:ascii="Arial" w:hAnsi="Arial" w:cs="Arial"/>
              </w:rPr>
            </w:pPr>
            <w:del w:id="1012" w:author="Kendra Wyant" w:date="2026-04-29T15:51:00Z" w16du:dateUtc="2026-04-29T20:51:00Z">
              <w:r w:rsidRPr="00B71905">
                <w:rPr>
                  <w:rFonts w:ascii="Arial" w:hAnsi="Arial" w:cs="Arial"/>
                </w:rPr>
                <w:delText>1</w:delText>
              </w:r>
            </w:del>
          </w:p>
        </w:tc>
        <w:tc>
          <w:tcPr>
            <w:tcW w:w="1440" w:type="dxa"/>
          </w:tcPr>
          <w:p w14:paraId="0522637A" w14:textId="77777777" w:rsidR="00896A56" w:rsidRPr="00B71905" w:rsidRDefault="00896A56" w:rsidP="00BC5492">
            <w:pPr>
              <w:pStyle w:val="Compact"/>
              <w:jc w:val="center"/>
              <w:rPr>
                <w:del w:id="1013" w:author="Kendra Wyant" w:date="2026-04-29T15:51:00Z" w16du:dateUtc="2026-04-29T20:51:00Z"/>
                <w:rFonts w:ascii="Arial" w:hAnsi="Arial" w:cs="Arial"/>
              </w:rPr>
            </w:pPr>
            <w:del w:id="1014" w:author="Kendra Wyant" w:date="2026-04-29T15:51:00Z" w16du:dateUtc="2026-04-29T20:51:00Z">
              <w:r>
                <w:rPr>
                  <w:rFonts w:ascii="Arial" w:hAnsi="Arial" w:cs="Arial"/>
                </w:rPr>
                <w:delText>Full, Baseline</w:delText>
              </w:r>
            </w:del>
          </w:p>
        </w:tc>
      </w:tr>
      <w:tr w:rsidR="00896A56" w:rsidRPr="00B71905" w14:paraId="0818D69D" w14:textId="77777777" w:rsidTr="00BC5492">
        <w:trPr>
          <w:del w:id="1015" w:author="Kendra Wyant" w:date="2026-04-29T15:51:00Z" w16du:dateUtc="2026-04-29T20:51:00Z"/>
        </w:trPr>
        <w:tc>
          <w:tcPr>
            <w:tcW w:w="2250" w:type="dxa"/>
          </w:tcPr>
          <w:p w14:paraId="597A0E9D" w14:textId="77777777" w:rsidR="00896A56" w:rsidRPr="00B71905" w:rsidRDefault="00896A56" w:rsidP="00BC5492">
            <w:pPr>
              <w:pStyle w:val="Compact"/>
              <w:rPr>
                <w:del w:id="1016" w:author="Kendra Wyant" w:date="2026-04-29T15:51:00Z" w16du:dateUtc="2026-04-29T20:51:00Z"/>
                <w:rFonts w:ascii="Arial" w:hAnsi="Arial" w:cs="Arial"/>
              </w:rPr>
            </w:pPr>
            <w:del w:id="1017" w:author="Kendra Wyant" w:date="2026-04-29T15:51:00Z" w16du:dateUtc="2026-04-29T20:51:00Z">
              <w:r w:rsidRPr="00B71905">
                <w:rPr>
                  <w:rFonts w:ascii="Arial" w:hAnsi="Arial" w:cs="Arial"/>
                </w:rPr>
                <w:delText>Sex at birth</w:delText>
              </w:r>
            </w:del>
          </w:p>
        </w:tc>
        <w:tc>
          <w:tcPr>
            <w:tcW w:w="1710" w:type="dxa"/>
          </w:tcPr>
          <w:p w14:paraId="3A8F7AB2" w14:textId="77777777" w:rsidR="00896A56" w:rsidRPr="00B71905" w:rsidRDefault="00896A56" w:rsidP="00BC5492">
            <w:pPr>
              <w:pStyle w:val="Compact"/>
              <w:jc w:val="center"/>
              <w:rPr>
                <w:del w:id="1018" w:author="Kendra Wyant" w:date="2026-04-29T15:51:00Z" w16du:dateUtc="2026-04-29T20:51:00Z"/>
                <w:rFonts w:ascii="Arial" w:hAnsi="Arial" w:cs="Arial"/>
              </w:rPr>
            </w:pPr>
            <w:del w:id="1019" w:author="Kendra Wyant" w:date="2026-04-29T15:51:00Z" w16du:dateUtc="2026-04-29T20:51:00Z">
              <w:r w:rsidRPr="00B71905">
                <w:rPr>
                  <w:rFonts w:ascii="Arial" w:hAnsi="Arial" w:cs="Arial"/>
                </w:rPr>
                <w:delText>Male, female</w:delText>
              </w:r>
            </w:del>
          </w:p>
        </w:tc>
        <w:tc>
          <w:tcPr>
            <w:tcW w:w="1710" w:type="dxa"/>
          </w:tcPr>
          <w:p w14:paraId="2D62DA74" w14:textId="77777777" w:rsidR="00896A56" w:rsidRPr="00B71905" w:rsidRDefault="00896A56" w:rsidP="00BC5492">
            <w:pPr>
              <w:pStyle w:val="Compact"/>
              <w:jc w:val="center"/>
              <w:rPr>
                <w:del w:id="1020" w:author="Kendra Wyant" w:date="2026-04-29T15:51:00Z" w16du:dateUtc="2026-04-29T20:51:00Z"/>
                <w:rFonts w:ascii="Arial" w:hAnsi="Arial" w:cs="Arial"/>
              </w:rPr>
            </w:pPr>
            <w:del w:id="1021" w:author="Kendra Wyant" w:date="2026-04-29T15:51:00Z" w16du:dateUtc="2026-04-29T20:51:00Z">
              <w:r w:rsidRPr="00B71905">
                <w:rPr>
                  <w:rFonts w:ascii="Arial" w:hAnsi="Arial" w:cs="Arial"/>
                </w:rPr>
                <w:delText>Dummy coded</w:delText>
              </w:r>
            </w:del>
          </w:p>
        </w:tc>
        <w:tc>
          <w:tcPr>
            <w:tcW w:w="1170" w:type="dxa"/>
          </w:tcPr>
          <w:p w14:paraId="44635B2C" w14:textId="77777777" w:rsidR="00896A56" w:rsidRPr="00B71905" w:rsidRDefault="00896A56" w:rsidP="00BC5492">
            <w:pPr>
              <w:pStyle w:val="Compact"/>
              <w:rPr>
                <w:del w:id="1022" w:author="Kendra Wyant" w:date="2026-04-29T15:51:00Z" w16du:dateUtc="2026-04-29T20:51:00Z"/>
                <w:rFonts w:ascii="Arial" w:hAnsi="Arial" w:cs="Arial"/>
              </w:rPr>
            </w:pPr>
          </w:p>
        </w:tc>
        <w:tc>
          <w:tcPr>
            <w:tcW w:w="1170" w:type="dxa"/>
          </w:tcPr>
          <w:p w14:paraId="32AD8851" w14:textId="77777777" w:rsidR="00896A56" w:rsidRPr="00B71905" w:rsidRDefault="00896A56" w:rsidP="00BC5492">
            <w:pPr>
              <w:pStyle w:val="Compact"/>
              <w:jc w:val="center"/>
              <w:rPr>
                <w:del w:id="1023" w:author="Kendra Wyant" w:date="2026-04-29T15:51:00Z" w16du:dateUtc="2026-04-29T20:51:00Z"/>
                <w:rFonts w:ascii="Arial" w:hAnsi="Arial" w:cs="Arial"/>
              </w:rPr>
            </w:pPr>
            <w:del w:id="1024" w:author="Kendra Wyant" w:date="2026-04-29T15:51:00Z" w16du:dateUtc="2026-04-29T20:51:00Z">
              <w:r w:rsidRPr="00B71905">
                <w:rPr>
                  <w:rFonts w:ascii="Arial" w:hAnsi="Arial" w:cs="Arial"/>
                </w:rPr>
                <w:delText>1</w:delText>
              </w:r>
            </w:del>
          </w:p>
        </w:tc>
        <w:tc>
          <w:tcPr>
            <w:tcW w:w="1440" w:type="dxa"/>
          </w:tcPr>
          <w:p w14:paraId="46536364" w14:textId="77777777" w:rsidR="00896A56" w:rsidRPr="00B71905" w:rsidRDefault="00896A56" w:rsidP="00BC5492">
            <w:pPr>
              <w:pStyle w:val="Compact"/>
              <w:jc w:val="center"/>
              <w:rPr>
                <w:del w:id="1025" w:author="Kendra Wyant" w:date="2026-04-29T15:51:00Z" w16du:dateUtc="2026-04-29T20:51:00Z"/>
                <w:rFonts w:ascii="Arial" w:hAnsi="Arial" w:cs="Arial"/>
              </w:rPr>
            </w:pPr>
            <w:del w:id="1026" w:author="Kendra Wyant" w:date="2026-04-29T15:51:00Z" w16du:dateUtc="2026-04-29T20:51:00Z">
              <w:r>
                <w:rPr>
                  <w:rFonts w:ascii="Arial" w:hAnsi="Arial" w:cs="Arial"/>
                </w:rPr>
                <w:delText>Full, Baseline</w:delText>
              </w:r>
            </w:del>
          </w:p>
        </w:tc>
      </w:tr>
      <w:tr w:rsidR="00896A56" w:rsidRPr="00B71905" w14:paraId="1580633F" w14:textId="77777777" w:rsidTr="00BC5492">
        <w:trPr>
          <w:del w:id="1027" w:author="Kendra Wyant" w:date="2026-04-29T15:51:00Z" w16du:dateUtc="2026-04-29T20:51:00Z"/>
        </w:trPr>
        <w:tc>
          <w:tcPr>
            <w:tcW w:w="2250" w:type="dxa"/>
          </w:tcPr>
          <w:p w14:paraId="3BEDEC00" w14:textId="77777777" w:rsidR="00896A56" w:rsidRPr="00B71905" w:rsidRDefault="00896A56" w:rsidP="00BC5492">
            <w:pPr>
              <w:pStyle w:val="Compact"/>
              <w:rPr>
                <w:del w:id="1028" w:author="Kendra Wyant" w:date="2026-04-29T15:51:00Z" w16du:dateUtc="2026-04-29T20:51:00Z"/>
                <w:rFonts w:ascii="Arial" w:hAnsi="Arial" w:cs="Arial"/>
              </w:rPr>
            </w:pPr>
            <w:del w:id="1029" w:author="Kendra Wyant" w:date="2026-04-29T15:51:00Z" w16du:dateUtc="2026-04-29T20:51:00Z">
              <w:r w:rsidRPr="00B71905">
                <w:rPr>
                  <w:rFonts w:ascii="Arial" w:hAnsi="Arial" w:cs="Arial"/>
                </w:rPr>
                <w:delText>Race</w:delText>
              </w:r>
            </w:del>
          </w:p>
        </w:tc>
        <w:tc>
          <w:tcPr>
            <w:tcW w:w="1710" w:type="dxa"/>
          </w:tcPr>
          <w:p w14:paraId="318380DC" w14:textId="77777777" w:rsidR="00896A56" w:rsidRPr="00B71905" w:rsidRDefault="00896A56" w:rsidP="00BC5492">
            <w:pPr>
              <w:pStyle w:val="Compact"/>
              <w:jc w:val="center"/>
              <w:rPr>
                <w:del w:id="1030" w:author="Kendra Wyant" w:date="2026-04-29T15:51:00Z" w16du:dateUtc="2026-04-29T20:51:00Z"/>
                <w:rFonts w:ascii="Arial" w:hAnsi="Arial" w:cs="Arial"/>
              </w:rPr>
            </w:pPr>
            <w:del w:id="1031" w:author="Kendra Wyant" w:date="2026-04-29T15:51:00Z" w16du:dateUtc="2026-04-29T20:51:00Z">
              <w:r w:rsidRPr="00B71905">
                <w:rPr>
                  <w:rFonts w:ascii="Arial" w:hAnsi="Arial" w:cs="Arial"/>
                </w:rPr>
                <w:delText>Non-Hispanic White, non-White and/or Hispanic</w:delText>
              </w:r>
            </w:del>
          </w:p>
        </w:tc>
        <w:tc>
          <w:tcPr>
            <w:tcW w:w="1710" w:type="dxa"/>
          </w:tcPr>
          <w:p w14:paraId="1CF34EFE" w14:textId="77777777" w:rsidR="00896A56" w:rsidRPr="00B71905" w:rsidRDefault="00896A56" w:rsidP="00BC5492">
            <w:pPr>
              <w:pStyle w:val="Compact"/>
              <w:jc w:val="center"/>
              <w:rPr>
                <w:del w:id="1032" w:author="Kendra Wyant" w:date="2026-04-29T15:51:00Z" w16du:dateUtc="2026-04-29T20:51:00Z"/>
                <w:rFonts w:ascii="Arial" w:hAnsi="Arial" w:cs="Arial"/>
              </w:rPr>
            </w:pPr>
            <w:del w:id="1033" w:author="Kendra Wyant" w:date="2026-04-29T15:51:00Z" w16du:dateUtc="2026-04-29T20:51:00Z">
              <w:r w:rsidRPr="00B71905">
                <w:rPr>
                  <w:rFonts w:ascii="Arial" w:hAnsi="Arial" w:cs="Arial"/>
                </w:rPr>
                <w:delText>Dummy coded</w:delText>
              </w:r>
            </w:del>
          </w:p>
        </w:tc>
        <w:tc>
          <w:tcPr>
            <w:tcW w:w="1170" w:type="dxa"/>
          </w:tcPr>
          <w:p w14:paraId="3D2A1C4C" w14:textId="77777777" w:rsidR="00896A56" w:rsidRPr="00B71905" w:rsidRDefault="00896A56" w:rsidP="00BC5492">
            <w:pPr>
              <w:pStyle w:val="Compact"/>
              <w:rPr>
                <w:del w:id="1034" w:author="Kendra Wyant" w:date="2026-04-29T15:51:00Z" w16du:dateUtc="2026-04-29T20:51:00Z"/>
                <w:rFonts w:ascii="Arial" w:hAnsi="Arial" w:cs="Arial"/>
              </w:rPr>
            </w:pPr>
          </w:p>
        </w:tc>
        <w:tc>
          <w:tcPr>
            <w:tcW w:w="1170" w:type="dxa"/>
          </w:tcPr>
          <w:p w14:paraId="138C6807" w14:textId="77777777" w:rsidR="00896A56" w:rsidRPr="00B71905" w:rsidRDefault="00896A56" w:rsidP="00BC5492">
            <w:pPr>
              <w:pStyle w:val="Compact"/>
              <w:jc w:val="center"/>
              <w:rPr>
                <w:del w:id="1035" w:author="Kendra Wyant" w:date="2026-04-29T15:51:00Z" w16du:dateUtc="2026-04-29T20:51:00Z"/>
                <w:rFonts w:ascii="Arial" w:hAnsi="Arial" w:cs="Arial"/>
              </w:rPr>
            </w:pPr>
            <w:del w:id="1036" w:author="Kendra Wyant" w:date="2026-04-29T15:51:00Z" w16du:dateUtc="2026-04-29T20:51:00Z">
              <w:r w:rsidRPr="00B71905">
                <w:rPr>
                  <w:rFonts w:ascii="Arial" w:hAnsi="Arial" w:cs="Arial"/>
                </w:rPr>
                <w:delText>1</w:delText>
              </w:r>
            </w:del>
          </w:p>
        </w:tc>
        <w:tc>
          <w:tcPr>
            <w:tcW w:w="1440" w:type="dxa"/>
          </w:tcPr>
          <w:p w14:paraId="0C7F94E9" w14:textId="77777777" w:rsidR="00896A56" w:rsidRPr="00B71905" w:rsidRDefault="00896A56" w:rsidP="00BC5492">
            <w:pPr>
              <w:pStyle w:val="Compact"/>
              <w:jc w:val="center"/>
              <w:rPr>
                <w:del w:id="1037" w:author="Kendra Wyant" w:date="2026-04-29T15:51:00Z" w16du:dateUtc="2026-04-29T20:51:00Z"/>
                <w:rFonts w:ascii="Arial" w:hAnsi="Arial" w:cs="Arial"/>
              </w:rPr>
            </w:pPr>
            <w:del w:id="1038" w:author="Kendra Wyant" w:date="2026-04-29T15:51:00Z" w16du:dateUtc="2026-04-29T20:51:00Z">
              <w:r>
                <w:rPr>
                  <w:rFonts w:ascii="Arial" w:hAnsi="Arial" w:cs="Arial"/>
                </w:rPr>
                <w:delText>Full, Baseline</w:delText>
              </w:r>
            </w:del>
          </w:p>
        </w:tc>
      </w:tr>
      <w:tr w:rsidR="00896A56" w:rsidRPr="00B71905" w14:paraId="282DCCAB" w14:textId="77777777" w:rsidTr="00BC5492">
        <w:trPr>
          <w:del w:id="1039" w:author="Kendra Wyant" w:date="2026-04-29T15:51:00Z" w16du:dateUtc="2026-04-29T20:51:00Z"/>
        </w:trPr>
        <w:tc>
          <w:tcPr>
            <w:tcW w:w="2250" w:type="dxa"/>
          </w:tcPr>
          <w:p w14:paraId="796C2EFE" w14:textId="77777777" w:rsidR="00896A56" w:rsidRPr="00B71905" w:rsidRDefault="00896A56" w:rsidP="00BC5492">
            <w:pPr>
              <w:pStyle w:val="Compact"/>
              <w:rPr>
                <w:del w:id="1040" w:author="Kendra Wyant" w:date="2026-04-29T15:51:00Z" w16du:dateUtc="2026-04-29T20:51:00Z"/>
                <w:rFonts w:ascii="Arial" w:hAnsi="Arial" w:cs="Arial"/>
              </w:rPr>
            </w:pPr>
            <w:del w:id="1041" w:author="Kendra Wyant" w:date="2026-04-29T15:51:00Z" w16du:dateUtc="2026-04-29T20:51:00Z">
              <w:r w:rsidRPr="00B71905">
                <w:rPr>
                  <w:rFonts w:ascii="Arial" w:hAnsi="Arial" w:cs="Arial"/>
                </w:rPr>
                <w:delText>Education</w:delText>
              </w:r>
            </w:del>
          </w:p>
        </w:tc>
        <w:tc>
          <w:tcPr>
            <w:tcW w:w="1710" w:type="dxa"/>
          </w:tcPr>
          <w:p w14:paraId="4653AE93" w14:textId="77777777" w:rsidR="00896A56" w:rsidRPr="00B71905" w:rsidRDefault="00896A56" w:rsidP="00BC5492">
            <w:pPr>
              <w:pStyle w:val="Compact"/>
              <w:jc w:val="center"/>
              <w:rPr>
                <w:del w:id="1042" w:author="Kendra Wyant" w:date="2026-04-29T15:51:00Z" w16du:dateUtc="2026-04-29T20:51:00Z"/>
                <w:rFonts w:ascii="Arial" w:hAnsi="Arial" w:cs="Arial"/>
              </w:rPr>
            </w:pPr>
            <w:del w:id="1043" w:author="Kendra Wyant" w:date="2026-04-29T15:51:00Z" w16du:dateUtc="2026-04-29T20:51:00Z">
              <w:r w:rsidRPr="00B71905">
                <w:rPr>
                  <w:rFonts w:ascii="Arial" w:hAnsi="Arial" w:cs="Arial"/>
                </w:rPr>
                <w:delText>High school or less, some college, college degree</w:delText>
              </w:r>
            </w:del>
          </w:p>
        </w:tc>
        <w:tc>
          <w:tcPr>
            <w:tcW w:w="1710" w:type="dxa"/>
          </w:tcPr>
          <w:p w14:paraId="135D1140" w14:textId="77777777" w:rsidR="00896A56" w:rsidRPr="00B71905" w:rsidRDefault="00896A56" w:rsidP="00BC5492">
            <w:pPr>
              <w:pStyle w:val="Compact"/>
              <w:jc w:val="center"/>
              <w:rPr>
                <w:del w:id="1044" w:author="Kendra Wyant" w:date="2026-04-29T15:51:00Z" w16du:dateUtc="2026-04-29T20:51:00Z"/>
                <w:rFonts w:ascii="Arial" w:hAnsi="Arial" w:cs="Arial"/>
              </w:rPr>
            </w:pPr>
            <w:del w:id="1045" w:author="Kendra Wyant" w:date="2026-04-29T15:51:00Z" w16du:dateUtc="2026-04-29T20:51:00Z">
              <w:r w:rsidRPr="00B71905">
                <w:rPr>
                  <w:rFonts w:ascii="Arial" w:hAnsi="Arial" w:cs="Arial"/>
                </w:rPr>
                <w:delText>Dummy coded</w:delText>
              </w:r>
            </w:del>
          </w:p>
        </w:tc>
        <w:tc>
          <w:tcPr>
            <w:tcW w:w="1170" w:type="dxa"/>
          </w:tcPr>
          <w:p w14:paraId="746B818A" w14:textId="77777777" w:rsidR="00896A56" w:rsidRPr="00B71905" w:rsidRDefault="00896A56" w:rsidP="00BC5492">
            <w:pPr>
              <w:pStyle w:val="Compact"/>
              <w:rPr>
                <w:del w:id="1046" w:author="Kendra Wyant" w:date="2026-04-29T15:51:00Z" w16du:dateUtc="2026-04-29T20:51:00Z"/>
                <w:rFonts w:ascii="Arial" w:hAnsi="Arial" w:cs="Arial"/>
              </w:rPr>
            </w:pPr>
          </w:p>
        </w:tc>
        <w:tc>
          <w:tcPr>
            <w:tcW w:w="1170" w:type="dxa"/>
          </w:tcPr>
          <w:p w14:paraId="5B557B4D" w14:textId="77777777" w:rsidR="00896A56" w:rsidRPr="00B71905" w:rsidRDefault="00896A56" w:rsidP="00BC5492">
            <w:pPr>
              <w:pStyle w:val="Compact"/>
              <w:jc w:val="center"/>
              <w:rPr>
                <w:del w:id="1047" w:author="Kendra Wyant" w:date="2026-04-29T15:51:00Z" w16du:dateUtc="2026-04-29T20:51:00Z"/>
                <w:rFonts w:ascii="Arial" w:hAnsi="Arial" w:cs="Arial"/>
              </w:rPr>
            </w:pPr>
            <w:del w:id="1048" w:author="Kendra Wyant" w:date="2026-04-29T15:51:00Z" w16du:dateUtc="2026-04-29T20:51:00Z">
              <w:r w:rsidRPr="00B71905">
                <w:rPr>
                  <w:rFonts w:ascii="Arial" w:hAnsi="Arial" w:cs="Arial"/>
                </w:rPr>
                <w:delText>2</w:delText>
              </w:r>
            </w:del>
          </w:p>
        </w:tc>
        <w:tc>
          <w:tcPr>
            <w:tcW w:w="1440" w:type="dxa"/>
          </w:tcPr>
          <w:p w14:paraId="79680FA9" w14:textId="77777777" w:rsidR="00896A56" w:rsidRPr="00B71905" w:rsidRDefault="00896A56" w:rsidP="00BC5492">
            <w:pPr>
              <w:pStyle w:val="Compact"/>
              <w:jc w:val="center"/>
              <w:rPr>
                <w:del w:id="1049" w:author="Kendra Wyant" w:date="2026-04-29T15:51:00Z" w16du:dateUtc="2026-04-29T20:51:00Z"/>
                <w:rFonts w:ascii="Arial" w:hAnsi="Arial" w:cs="Arial"/>
              </w:rPr>
            </w:pPr>
            <w:del w:id="1050" w:author="Kendra Wyant" w:date="2026-04-29T15:51:00Z" w16du:dateUtc="2026-04-29T20:51:00Z">
              <w:r>
                <w:rPr>
                  <w:rFonts w:ascii="Arial" w:hAnsi="Arial" w:cs="Arial"/>
                </w:rPr>
                <w:delText>Full, Baseline</w:delText>
              </w:r>
            </w:del>
          </w:p>
        </w:tc>
      </w:tr>
      <w:tr w:rsidR="00896A56" w:rsidRPr="00B71905" w14:paraId="2BB16AA2" w14:textId="77777777" w:rsidTr="00BC5492">
        <w:trPr>
          <w:del w:id="1051" w:author="Kendra Wyant" w:date="2026-04-29T15:51:00Z" w16du:dateUtc="2026-04-29T20:51:00Z"/>
        </w:trPr>
        <w:tc>
          <w:tcPr>
            <w:tcW w:w="2250" w:type="dxa"/>
          </w:tcPr>
          <w:p w14:paraId="001182C8" w14:textId="77777777" w:rsidR="00896A56" w:rsidRPr="00B71905" w:rsidRDefault="00896A56" w:rsidP="00BC5492">
            <w:pPr>
              <w:pStyle w:val="Compact"/>
              <w:rPr>
                <w:del w:id="1052" w:author="Kendra Wyant" w:date="2026-04-29T15:51:00Z" w16du:dateUtc="2026-04-29T20:51:00Z"/>
                <w:rFonts w:ascii="Arial" w:hAnsi="Arial" w:cs="Arial"/>
              </w:rPr>
            </w:pPr>
            <w:del w:id="1053" w:author="Kendra Wyant" w:date="2026-04-29T15:51:00Z" w16du:dateUtc="2026-04-29T20:51:00Z">
              <w:r w:rsidRPr="00B71905">
                <w:rPr>
                  <w:rFonts w:ascii="Arial" w:hAnsi="Arial" w:cs="Arial"/>
                </w:rPr>
                <w:delText>Income</w:delText>
              </w:r>
            </w:del>
          </w:p>
        </w:tc>
        <w:tc>
          <w:tcPr>
            <w:tcW w:w="1710" w:type="dxa"/>
          </w:tcPr>
          <w:p w14:paraId="3AD2F126" w14:textId="77777777" w:rsidR="00896A56" w:rsidRPr="00B71905" w:rsidRDefault="00896A56" w:rsidP="00BC5492">
            <w:pPr>
              <w:pStyle w:val="Compact"/>
              <w:jc w:val="center"/>
              <w:rPr>
                <w:del w:id="1054" w:author="Kendra Wyant" w:date="2026-04-29T15:51:00Z" w16du:dateUtc="2026-04-29T20:51:00Z"/>
                <w:rFonts w:ascii="Arial" w:hAnsi="Arial" w:cs="Arial"/>
              </w:rPr>
            </w:pPr>
            <w:del w:id="1055" w:author="Kendra Wyant" w:date="2026-04-29T15:51:00Z" w16du:dateUtc="2026-04-29T20:51:00Z">
              <w:r w:rsidRPr="00B71905">
                <w:rPr>
                  <w:rFonts w:ascii="Arial" w:hAnsi="Arial" w:cs="Arial"/>
                </w:rPr>
                <w:delText>Numeric (dollars)</w:delText>
              </w:r>
            </w:del>
          </w:p>
        </w:tc>
        <w:tc>
          <w:tcPr>
            <w:tcW w:w="1710" w:type="dxa"/>
          </w:tcPr>
          <w:p w14:paraId="497A0503" w14:textId="77777777" w:rsidR="00896A56" w:rsidRPr="00B71905" w:rsidRDefault="00896A56" w:rsidP="00BC5492">
            <w:pPr>
              <w:pStyle w:val="Compact"/>
              <w:rPr>
                <w:del w:id="1056" w:author="Kendra Wyant" w:date="2026-04-29T15:51:00Z" w16du:dateUtc="2026-04-29T20:51:00Z"/>
                <w:rFonts w:ascii="Arial" w:hAnsi="Arial" w:cs="Arial"/>
              </w:rPr>
            </w:pPr>
          </w:p>
        </w:tc>
        <w:tc>
          <w:tcPr>
            <w:tcW w:w="1170" w:type="dxa"/>
          </w:tcPr>
          <w:p w14:paraId="691F3322" w14:textId="77777777" w:rsidR="00896A56" w:rsidRPr="00B71905" w:rsidRDefault="00896A56" w:rsidP="00BC5492">
            <w:pPr>
              <w:pStyle w:val="Compact"/>
              <w:rPr>
                <w:del w:id="1057" w:author="Kendra Wyant" w:date="2026-04-29T15:51:00Z" w16du:dateUtc="2026-04-29T20:51:00Z"/>
                <w:rFonts w:ascii="Arial" w:hAnsi="Arial" w:cs="Arial"/>
              </w:rPr>
            </w:pPr>
          </w:p>
        </w:tc>
        <w:tc>
          <w:tcPr>
            <w:tcW w:w="1170" w:type="dxa"/>
          </w:tcPr>
          <w:p w14:paraId="6CF98088" w14:textId="77777777" w:rsidR="00896A56" w:rsidRPr="00B71905" w:rsidRDefault="00896A56" w:rsidP="00BC5492">
            <w:pPr>
              <w:pStyle w:val="Compact"/>
              <w:jc w:val="center"/>
              <w:rPr>
                <w:del w:id="1058" w:author="Kendra Wyant" w:date="2026-04-29T15:51:00Z" w16du:dateUtc="2026-04-29T20:51:00Z"/>
                <w:rFonts w:ascii="Arial" w:hAnsi="Arial" w:cs="Arial"/>
              </w:rPr>
            </w:pPr>
            <w:del w:id="1059" w:author="Kendra Wyant" w:date="2026-04-29T15:51:00Z" w16du:dateUtc="2026-04-29T20:51:00Z">
              <w:r w:rsidRPr="00B71905">
                <w:rPr>
                  <w:rFonts w:ascii="Arial" w:hAnsi="Arial" w:cs="Arial"/>
                </w:rPr>
                <w:delText>1</w:delText>
              </w:r>
            </w:del>
          </w:p>
        </w:tc>
        <w:tc>
          <w:tcPr>
            <w:tcW w:w="1440" w:type="dxa"/>
          </w:tcPr>
          <w:p w14:paraId="3AC4D1CD" w14:textId="77777777" w:rsidR="00896A56" w:rsidRPr="00B71905" w:rsidRDefault="00896A56" w:rsidP="00BC5492">
            <w:pPr>
              <w:pStyle w:val="Compact"/>
              <w:jc w:val="center"/>
              <w:rPr>
                <w:del w:id="1060" w:author="Kendra Wyant" w:date="2026-04-29T15:51:00Z" w16du:dateUtc="2026-04-29T20:51:00Z"/>
                <w:rFonts w:ascii="Arial" w:hAnsi="Arial" w:cs="Arial"/>
              </w:rPr>
            </w:pPr>
            <w:del w:id="1061" w:author="Kendra Wyant" w:date="2026-04-29T15:51:00Z" w16du:dateUtc="2026-04-29T20:51:00Z">
              <w:r>
                <w:rPr>
                  <w:rFonts w:ascii="Arial" w:hAnsi="Arial" w:cs="Arial"/>
                </w:rPr>
                <w:delText>Full, Baseline</w:delText>
              </w:r>
            </w:del>
          </w:p>
        </w:tc>
      </w:tr>
      <w:tr w:rsidR="00896A56" w:rsidRPr="00B71905" w14:paraId="2F294A3C" w14:textId="77777777" w:rsidTr="00BC5492">
        <w:trPr>
          <w:del w:id="1062" w:author="Kendra Wyant" w:date="2026-04-29T15:51:00Z" w16du:dateUtc="2026-04-29T20:51:00Z"/>
        </w:trPr>
        <w:tc>
          <w:tcPr>
            <w:tcW w:w="2250" w:type="dxa"/>
            <w:tcBorders>
              <w:bottom w:val="single" w:sz="12" w:space="0" w:color="auto"/>
            </w:tcBorders>
          </w:tcPr>
          <w:p w14:paraId="5054956D" w14:textId="77777777" w:rsidR="00896A56" w:rsidRPr="00B71905" w:rsidRDefault="00896A56" w:rsidP="00BC5492">
            <w:pPr>
              <w:pStyle w:val="Compact"/>
              <w:rPr>
                <w:del w:id="1063" w:author="Kendra Wyant" w:date="2026-04-29T15:51:00Z" w16du:dateUtc="2026-04-29T20:51:00Z"/>
                <w:rFonts w:ascii="Arial" w:hAnsi="Arial" w:cs="Arial"/>
              </w:rPr>
            </w:pPr>
            <w:del w:id="1064" w:author="Kendra Wyant" w:date="2026-04-29T15:51:00Z" w16du:dateUtc="2026-04-29T20:51:00Z">
              <w:r w:rsidRPr="00B71905">
                <w:rPr>
                  <w:rFonts w:ascii="Arial" w:hAnsi="Arial" w:cs="Arial"/>
                </w:rPr>
                <w:delText>Marital Status</w:delText>
              </w:r>
            </w:del>
          </w:p>
        </w:tc>
        <w:tc>
          <w:tcPr>
            <w:tcW w:w="1710" w:type="dxa"/>
            <w:tcBorders>
              <w:bottom w:val="single" w:sz="12" w:space="0" w:color="auto"/>
            </w:tcBorders>
          </w:tcPr>
          <w:p w14:paraId="57F568DD" w14:textId="77777777" w:rsidR="00896A56" w:rsidRPr="00B71905" w:rsidRDefault="00896A56" w:rsidP="00BC5492">
            <w:pPr>
              <w:pStyle w:val="Compact"/>
              <w:jc w:val="center"/>
              <w:rPr>
                <w:del w:id="1065" w:author="Kendra Wyant" w:date="2026-04-29T15:51:00Z" w16du:dateUtc="2026-04-29T20:51:00Z"/>
                <w:rFonts w:ascii="Arial" w:hAnsi="Arial" w:cs="Arial"/>
              </w:rPr>
            </w:pPr>
            <w:del w:id="1066" w:author="Kendra Wyant" w:date="2026-04-29T15:51:00Z" w16du:dateUtc="2026-04-29T20:51:00Z">
              <w:r w:rsidRPr="00B71905">
                <w:rPr>
                  <w:rFonts w:ascii="Arial" w:hAnsi="Arial" w:cs="Arial"/>
                </w:rPr>
                <w:delText>Married, not married, other</w:delText>
              </w:r>
            </w:del>
          </w:p>
        </w:tc>
        <w:tc>
          <w:tcPr>
            <w:tcW w:w="1710" w:type="dxa"/>
            <w:tcBorders>
              <w:bottom w:val="single" w:sz="12" w:space="0" w:color="auto"/>
            </w:tcBorders>
          </w:tcPr>
          <w:p w14:paraId="7CC4C032" w14:textId="77777777" w:rsidR="00896A56" w:rsidRPr="00B71905" w:rsidRDefault="00896A56" w:rsidP="00BC5492">
            <w:pPr>
              <w:pStyle w:val="Compact"/>
              <w:jc w:val="center"/>
              <w:rPr>
                <w:del w:id="1067" w:author="Kendra Wyant" w:date="2026-04-29T15:51:00Z" w16du:dateUtc="2026-04-29T20:51:00Z"/>
                <w:rFonts w:ascii="Arial" w:hAnsi="Arial" w:cs="Arial"/>
              </w:rPr>
            </w:pPr>
            <w:del w:id="1068" w:author="Kendra Wyant" w:date="2026-04-29T15:51:00Z" w16du:dateUtc="2026-04-29T20:51:00Z">
              <w:r w:rsidRPr="00B71905">
                <w:rPr>
                  <w:rFonts w:ascii="Arial" w:hAnsi="Arial" w:cs="Arial"/>
                </w:rPr>
                <w:delText>Dummy coded</w:delText>
              </w:r>
            </w:del>
          </w:p>
        </w:tc>
        <w:tc>
          <w:tcPr>
            <w:tcW w:w="1170" w:type="dxa"/>
            <w:tcBorders>
              <w:bottom w:val="single" w:sz="12" w:space="0" w:color="auto"/>
            </w:tcBorders>
          </w:tcPr>
          <w:p w14:paraId="230E3D2B" w14:textId="77777777" w:rsidR="00896A56" w:rsidRPr="00B71905" w:rsidRDefault="00896A56" w:rsidP="00BC5492">
            <w:pPr>
              <w:pStyle w:val="Compact"/>
              <w:rPr>
                <w:del w:id="1069" w:author="Kendra Wyant" w:date="2026-04-29T15:51:00Z" w16du:dateUtc="2026-04-29T20:51:00Z"/>
                <w:rFonts w:ascii="Arial" w:hAnsi="Arial" w:cs="Arial"/>
              </w:rPr>
            </w:pPr>
          </w:p>
        </w:tc>
        <w:tc>
          <w:tcPr>
            <w:tcW w:w="1170" w:type="dxa"/>
            <w:tcBorders>
              <w:bottom w:val="single" w:sz="12" w:space="0" w:color="auto"/>
            </w:tcBorders>
          </w:tcPr>
          <w:p w14:paraId="744D6FF6" w14:textId="77777777" w:rsidR="00896A56" w:rsidRPr="00B71905" w:rsidRDefault="00896A56" w:rsidP="00BC5492">
            <w:pPr>
              <w:pStyle w:val="Compact"/>
              <w:jc w:val="center"/>
              <w:rPr>
                <w:del w:id="1070" w:author="Kendra Wyant" w:date="2026-04-29T15:51:00Z" w16du:dateUtc="2026-04-29T20:51:00Z"/>
                <w:rFonts w:ascii="Arial" w:hAnsi="Arial" w:cs="Arial"/>
              </w:rPr>
            </w:pPr>
            <w:del w:id="1071" w:author="Kendra Wyant" w:date="2026-04-29T15:51:00Z" w16du:dateUtc="2026-04-29T20:51:00Z">
              <w:r w:rsidRPr="00B71905">
                <w:rPr>
                  <w:rFonts w:ascii="Arial" w:hAnsi="Arial" w:cs="Arial"/>
                </w:rPr>
                <w:delText>2</w:delText>
              </w:r>
            </w:del>
          </w:p>
        </w:tc>
        <w:tc>
          <w:tcPr>
            <w:tcW w:w="1440" w:type="dxa"/>
            <w:tcBorders>
              <w:bottom w:val="single" w:sz="12" w:space="0" w:color="auto"/>
            </w:tcBorders>
          </w:tcPr>
          <w:p w14:paraId="59CD2C4C" w14:textId="77777777" w:rsidR="00896A56" w:rsidRPr="00B71905" w:rsidRDefault="00896A56" w:rsidP="00BC5492">
            <w:pPr>
              <w:pStyle w:val="Compact"/>
              <w:jc w:val="center"/>
              <w:rPr>
                <w:del w:id="1072" w:author="Kendra Wyant" w:date="2026-04-29T15:51:00Z" w16du:dateUtc="2026-04-29T20:51:00Z"/>
                <w:rFonts w:ascii="Arial" w:hAnsi="Arial" w:cs="Arial"/>
              </w:rPr>
            </w:pPr>
            <w:del w:id="1073" w:author="Kendra Wyant" w:date="2026-04-29T15:51:00Z" w16du:dateUtc="2026-04-29T20:51:00Z">
              <w:r>
                <w:rPr>
                  <w:rFonts w:ascii="Arial" w:hAnsi="Arial" w:cs="Arial"/>
                </w:rPr>
                <w:delText>Full, Baseline</w:delText>
              </w:r>
            </w:del>
          </w:p>
        </w:tc>
      </w:tr>
      <w:tr w:rsidR="00896A56" w:rsidRPr="00B71905" w14:paraId="660636AC" w14:textId="77777777" w:rsidTr="00BC5492">
        <w:trPr>
          <w:del w:id="1074" w:author="Kendra Wyant" w:date="2026-04-29T15:51:00Z" w16du:dateUtc="2026-04-29T20:51:00Z"/>
        </w:trPr>
        <w:tc>
          <w:tcPr>
            <w:tcW w:w="9360" w:type="dxa"/>
            <w:gridSpan w:val="6"/>
          </w:tcPr>
          <w:p w14:paraId="5E11A57B" w14:textId="77777777" w:rsidR="00896A56" w:rsidRPr="00B71905" w:rsidRDefault="00896A56" w:rsidP="00BC5492">
            <w:pPr>
              <w:pStyle w:val="Compact"/>
              <w:rPr>
                <w:del w:id="1075" w:author="Kendra Wyant" w:date="2026-04-29T15:51:00Z" w16du:dateUtc="2026-04-29T20:51:00Z"/>
                <w:rFonts w:ascii="Arial" w:hAnsi="Arial" w:cs="Arial"/>
              </w:rPr>
            </w:pPr>
            <w:del w:id="1076" w:author="Kendra Wyant" w:date="2026-04-29T15:51:00Z" w16du:dateUtc="2026-04-29T20:51:00Z">
              <w:r w:rsidRPr="00B71905">
                <w:rPr>
                  <w:rFonts w:ascii="Arial" w:hAnsi="Arial" w:cs="Arial"/>
                </w:rPr>
                <w:delText xml:space="preserve">Note: </w:delText>
              </w:r>
            </w:del>
          </w:p>
        </w:tc>
      </w:tr>
      <w:tr w:rsidR="00896A56" w:rsidRPr="00B71905" w14:paraId="33B5ED3E" w14:textId="77777777" w:rsidTr="00BC5492">
        <w:trPr>
          <w:del w:id="1077" w:author="Kendra Wyant" w:date="2026-04-29T15:51:00Z" w16du:dateUtc="2026-04-29T20:51:00Z"/>
        </w:trPr>
        <w:tc>
          <w:tcPr>
            <w:tcW w:w="9360" w:type="dxa"/>
            <w:gridSpan w:val="6"/>
          </w:tcPr>
          <w:p w14:paraId="176C6045" w14:textId="77777777" w:rsidR="00896A56" w:rsidRPr="00B71905" w:rsidRDefault="00896A56" w:rsidP="00BC5492">
            <w:pPr>
              <w:pStyle w:val="Compact"/>
              <w:rPr>
                <w:del w:id="1078" w:author="Kendra Wyant" w:date="2026-04-29T15:51:00Z" w16du:dateUtc="2026-04-29T20:51:00Z"/>
                <w:rFonts w:ascii="Arial" w:hAnsi="Arial" w:cs="Arial"/>
              </w:rPr>
            </w:pPr>
            <w:del w:id="1079" w:author="Kendra Wyant" w:date="2026-04-29T15:51:00Z" w16du:dateUtc="2026-04-29T20:51:00Z">
              <w:r w:rsidRPr="00B71905">
                <w:rPr>
                  <w:rFonts w:ascii="Arial" w:hAnsi="Arial" w:cs="Arial"/>
                </w:rPr>
                <w:delText xml:space="preserve"> Cellular communication features were scored over six feature scoring epochs (6, 12, 24, 48, 72, and 168 hours before the start of the prediction window). Within each feature scoring epoch we calculated two types of features: raw and difference features. Raw features represent the raw feature value calculated within a scoring epoch (e.g., the rate count of text messages during the 48 hours immediately preceding the start of the prediction window). Difference features capture participant-level changes from their baseline scores (e.g., the participant’s average rate count of text messages across all time on study subtracted from the rate count in the preceding 48 hours).</w:delText>
              </w:r>
            </w:del>
          </w:p>
        </w:tc>
      </w:tr>
    </w:tbl>
    <w:p w14:paraId="3B4C3AD1" w14:textId="77777777" w:rsidR="00745A4E" w:rsidRDefault="00896A56" w:rsidP="00E57D09">
      <w:pPr>
        <w:pStyle w:val="Heading3"/>
        <w:spacing w:after="0" w:line="480" w:lineRule="auto"/>
        <w:rPr>
          <w:rFonts w:ascii="Arial" w:hAnsi="Arial"/>
          <w:b/>
          <w:color w:val="auto"/>
          <w:rPrChange w:id="1080" w:author="Kendra Wyant" w:date="2026-04-29T15:51:00Z" w16du:dateUtc="2026-04-29T20:51:00Z">
            <w:rPr>
              <w:rFonts w:ascii="Arial" w:hAnsi="Arial"/>
            </w:rPr>
          </w:rPrChange>
        </w:rPr>
        <w:pPrChange w:id="1081" w:author="Kendra Wyant" w:date="2026-04-29T15:51:00Z" w16du:dateUtc="2026-04-29T20:51:00Z">
          <w:pPr>
            <w:pStyle w:val="BodyText"/>
            <w:spacing w:after="0" w:line="480" w:lineRule="auto"/>
          </w:pPr>
        </w:pPrChange>
      </w:pPr>
      <w:bookmarkStart w:id="1082" w:name="model-selection"/>
      <w:bookmarkEnd w:id="178"/>
      <w:del w:id="1083" w:author="Kendra Wyant" w:date="2026-04-29T15:51:00Z" w16du:dateUtc="2026-04-29T20:51:00Z">
        <w:r w:rsidRPr="0070264C">
          <w:rPr>
            <w:rFonts w:ascii="Arial" w:hAnsi="Arial" w:cs="Arial"/>
          </w:rPr>
          <w:lastRenderedPageBreak/>
          <w:delText xml:space="preserve"> </w:delText>
        </w:r>
      </w:del>
    </w:p>
    <w:p w14:paraId="3654B5B9" w14:textId="049AA22D" w:rsidR="0022083A" w:rsidRPr="00745A4E" w:rsidRDefault="00000000" w:rsidP="00E57D09">
      <w:pPr>
        <w:pStyle w:val="Heading3"/>
        <w:spacing w:after="0" w:line="480" w:lineRule="auto"/>
        <w:rPr>
          <w:rFonts w:ascii="Arial" w:hAnsi="Arial"/>
          <w:b/>
          <w:color w:val="auto"/>
          <w:rPrChange w:id="1084" w:author="Kendra Wyant" w:date="2026-04-29T15:51:00Z" w16du:dateUtc="2026-04-29T20:51:00Z">
            <w:rPr>
              <w:rFonts w:ascii="Arial" w:hAnsi="Arial"/>
              <w:b/>
              <w:color w:val="auto"/>
              <w:sz w:val="24"/>
            </w:rPr>
          </w:rPrChange>
        </w:rPr>
      </w:pPr>
      <w:r w:rsidRPr="00745A4E">
        <w:rPr>
          <w:rFonts w:ascii="Arial" w:hAnsi="Arial"/>
          <w:b/>
          <w:color w:val="auto"/>
          <w:rPrChange w:id="1085" w:author="Kendra Wyant" w:date="2026-04-29T15:51:00Z" w16du:dateUtc="2026-04-29T20:51:00Z">
            <w:rPr>
              <w:rFonts w:ascii="Arial" w:hAnsi="Arial"/>
              <w:b/>
              <w:color w:val="auto"/>
              <w:sz w:val="24"/>
            </w:rPr>
          </w:rPrChange>
        </w:rPr>
        <w:t xml:space="preserve">Model </w:t>
      </w:r>
      <w:del w:id="1086" w:author="Kendra Wyant" w:date="2026-04-29T15:51:00Z" w16du:dateUtc="2026-04-29T20:51:00Z">
        <w:r w:rsidRPr="00896A56">
          <w:rPr>
            <w:rFonts w:ascii="Arial" w:hAnsi="Arial" w:cs="Arial"/>
            <w:b/>
            <w:bCs/>
            <w:color w:val="auto"/>
            <w:sz w:val="24"/>
            <w:szCs w:val="24"/>
          </w:rPr>
          <w:delText>Selection and Evaluation</w:delText>
        </w:r>
      </w:del>
      <w:ins w:id="1087" w:author="Kendra Wyant" w:date="2026-04-29T15:51:00Z" w16du:dateUtc="2026-04-29T20:51:00Z">
        <w:r w:rsidR="00745A4E" w:rsidRPr="00745A4E">
          <w:rPr>
            <w:rFonts w:ascii="Arial" w:hAnsi="Arial" w:cs="Arial"/>
            <w:b/>
            <w:bCs/>
            <w:color w:val="auto"/>
          </w:rPr>
          <w:t>s</w:t>
        </w:r>
        <w:r w:rsidRPr="00745A4E">
          <w:rPr>
            <w:rFonts w:ascii="Arial" w:hAnsi="Arial" w:cs="Arial"/>
            <w:b/>
            <w:bCs/>
            <w:color w:val="auto"/>
          </w:rPr>
          <w:t>election</w:t>
        </w:r>
      </w:ins>
    </w:p>
    <w:p w14:paraId="6ACC46B5" w14:textId="77777777" w:rsidR="0022083A" w:rsidRPr="00A1169D" w:rsidRDefault="00000000" w:rsidP="00E57D09">
      <w:pPr>
        <w:pStyle w:val="FirstParagraph"/>
        <w:spacing w:after="0" w:line="480" w:lineRule="auto"/>
        <w:ind w:firstLine="720"/>
        <w:rPr>
          <w:ins w:id="1088" w:author="Kendra Wyant" w:date="2026-04-29T15:51:00Z" w16du:dateUtc="2026-04-29T20:51:00Z"/>
          <w:rFonts w:ascii="Arial" w:hAnsi="Arial" w:cs="Arial"/>
        </w:rPr>
      </w:pPr>
      <w:del w:id="1089" w:author="Kendra Wyant" w:date="2026-04-29T15:51:00Z" w16du:dateUtc="2026-04-29T20:51:00Z">
        <w:r w:rsidRPr="0070264C">
          <w:rPr>
            <w:rFonts w:ascii="Arial" w:hAnsi="Arial" w:cs="Arial"/>
          </w:rPr>
          <w:delText>Candidate model configurations differed by algorithm (elastic net, random forest, XGBoost),</w:delText>
        </w:r>
      </w:del>
      <w:ins w:id="1090" w:author="Kendra Wyant" w:date="2026-04-29T15:51:00Z" w16du:dateUtc="2026-04-29T20:51:00Z">
        <w:r w:rsidRPr="00A1169D">
          <w:rPr>
            <w:rFonts w:ascii="Arial" w:hAnsi="Arial" w:cs="Arial"/>
          </w:rPr>
          <w:t xml:space="preserve">We included three candidate statistical algorithms in our model configurations: elastic net, random forest, and </w:t>
        </w:r>
        <w:proofErr w:type="spellStart"/>
        <w:r w:rsidRPr="00A1169D">
          <w:rPr>
            <w:rFonts w:ascii="Arial" w:hAnsi="Arial" w:cs="Arial"/>
          </w:rPr>
          <w:t>XGBoost</w:t>
        </w:r>
        <w:proofErr w:type="spellEnd"/>
        <w:r w:rsidRPr="00A1169D">
          <w:rPr>
            <w:rFonts w:ascii="Arial" w:hAnsi="Arial" w:cs="Arial"/>
          </w:rPr>
          <w:t xml:space="preserve">. These algorithms differ in </w:t>
        </w:r>
        <w:proofErr w:type="gramStart"/>
        <w:r w:rsidRPr="00A1169D">
          <w:rPr>
            <w:rFonts w:ascii="Arial" w:hAnsi="Arial" w:cs="Arial"/>
          </w:rPr>
          <w:t>key ways</w:t>
        </w:r>
        <w:proofErr w:type="gramEnd"/>
        <w:r w:rsidRPr="00A1169D">
          <w:rPr>
            <w:rFonts w:ascii="Arial" w:hAnsi="Arial" w:cs="Arial"/>
          </w:rPr>
          <w:t xml:space="preserve"> related to flexibility, complexity, and their ability to accommodate non-linear and interactive relationships between features and lapse probability. Random forest and </w:t>
        </w:r>
        <w:proofErr w:type="spellStart"/>
        <w:r w:rsidRPr="00A1169D">
          <w:rPr>
            <w:rFonts w:ascii="Arial" w:hAnsi="Arial" w:cs="Arial"/>
          </w:rPr>
          <w:t>XGBoost</w:t>
        </w:r>
        <w:proofErr w:type="spellEnd"/>
        <w:r w:rsidRPr="00A1169D">
          <w:rPr>
            <w:rFonts w:ascii="Arial" w:hAnsi="Arial" w:cs="Arial"/>
          </w:rPr>
          <w:t xml:space="preserve"> algorithms can natively handle interactions, whereas elastic net assumes an additive data generating process. Thus, if true interactions exist between features, we </w:t>
        </w:r>
        <w:proofErr w:type="gramStart"/>
        <w:r w:rsidRPr="00A1169D">
          <w:rPr>
            <w:rFonts w:ascii="Arial" w:hAnsi="Arial" w:cs="Arial"/>
          </w:rPr>
          <w:t>would expect</w:t>
        </w:r>
        <w:proofErr w:type="gramEnd"/>
        <w:r w:rsidRPr="00A1169D">
          <w:rPr>
            <w:rFonts w:ascii="Arial" w:hAnsi="Arial" w:cs="Arial"/>
          </w:rPr>
          <w:t xml:space="preserve"> one of these </w:t>
        </w:r>
        <w:proofErr w:type="gramStart"/>
        <w:r w:rsidRPr="00A1169D">
          <w:rPr>
            <w:rFonts w:ascii="Arial" w:hAnsi="Arial" w:cs="Arial"/>
          </w:rPr>
          <w:t>tree</w:t>
        </w:r>
        <w:proofErr w:type="gramEnd"/>
        <w:r w:rsidRPr="00A1169D">
          <w:rPr>
            <w:rFonts w:ascii="Arial" w:hAnsi="Arial" w:cs="Arial"/>
          </w:rPr>
          <w:t>-based methods to yield the best performance. However, if relationships are primarily additive, elastic net may perform better. Model configurations also differed on</w:t>
        </w:r>
      </w:ins>
      <w:r w:rsidRPr="00A1169D">
        <w:rPr>
          <w:rFonts w:ascii="Arial" w:hAnsi="Arial" w:cs="Arial"/>
        </w:rPr>
        <w:t xml:space="preserve"> outcome resampling method (i.e., up-sampling and down-sampling of the outcome at ratios ranging from 5:1 to 1:1), </w:t>
      </w:r>
      <w:del w:id="1091" w:author="Kendra Wyant" w:date="2026-04-29T15:51:00Z" w16du:dateUtc="2026-04-29T20:51:00Z">
        <w:r w:rsidRPr="0070264C">
          <w:rPr>
            <w:rFonts w:ascii="Arial" w:hAnsi="Arial" w:cs="Arial"/>
          </w:rPr>
          <w:delText xml:space="preserve">and </w:delText>
        </w:r>
      </w:del>
      <w:r w:rsidRPr="00A1169D">
        <w:rPr>
          <w:rFonts w:ascii="Arial" w:hAnsi="Arial" w:cs="Arial"/>
        </w:rPr>
        <w:t>hyperparameter values</w:t>
      </w:r>
      <w:del w:id="1092" w:author="Kendra Wyant" w:date="2026-04-29T15:51:00Z" w16du:dateUtc="2026-04-29T20:51:00Z">
        <w:r w:rsidRPr="0070264C">
          <w:rPr>
            <w:rFonts w:ascii="Arial" w:hAnsi="Arial" w:cs="Arial"/>
          </w:rPr>
          <w:delText xml:space="preserve">. </w:delText>
        </w:r>
      </w:del>
      <w:ins w:id="1093" w:author="Kendra Wyant" w:date="2026-04-29T15:51:00Z" w16du:dateUtc="2026-04-29T20:51:00Z">
        <w:r w:rsidRPr="00A1169D">
          <w:rPr>
            <w:rFonts w:ascii="Arial" w:hAnsi="Arial" w:cs="Arial"/>
          </w:rPr>
          <w:t>, and feature set.</w:t>
        </w:r>
      </w:ins>
    </w:p>
    <w:p w14:paraId="39C1790D" w14:textId="77777777" w:rsidR="0022083A" w:rsidRPr="00A1169D" w:rsidRDefault="00000000" w:rsidP="00E57D09">
      <w:pPr>
        <w:pStyle w:val="BodyText"/>
        <w:spacing w:after="0" w:line="480" w:lineRule="auto"/>
        <w:ind w:firstLine="720"/>
        <w:rPr>
          <w:ins w:id="1094" w:author="Kendra Wyant" w:date="2026-04-29T15:51:00Z" w16du:dateUtc="2026-04-29T20:51:00Z"/>
          <w:rFonts w:ascii="Arial" w:hAnsi="Arial" w:cs="Arial"/>
        </w:rPr>
      </w:pPr>
      <w:ins w:id="1095" w:author="Kendra Wyant" w:date="2026-04-29T15:51:00Z" w16du:dateUtc="2026-04-29T20:51:00Z">
        <w:r w:rsidRPr="00A1169D">
          <w:rPr>
            <w:rFonts w:ascii="Arial" w:hAnsi="Arial" w:cs="Arial"/>
          </w:rPr>
          <w:t xml:space="preserve">We selected three final models. We selected the best performing full model that included all four feature sets (cellular communications, demographics, alcohol use characteristics, and psychiatric/personality characteristics). Because our feature set of interest was cellular communications we only selected from configurations that retained this feature set. We selected the best performing baseline model that included our three baseline feature sets (demographics, alcohol use characteristics, and psychiatric/personality characteristics) to assess the incremental predictive value of cellular communication beyond these baseline measures. Finally, we selected the best </w:t>
        </w:r>
        <w:r w:rsidRPr="00A1169D">
          <w:rPr>
            <w:rFonts w:ascii="Arial" w:hAnsi="Arial" w:cs="Arial"/>
          </w:rPr>
          <w:lastRenderedPageBreak/>
          <w:t>performing cellular communication model that included only the cellular communication feature set to evaluate the predictive signal captured in these features.</w:t>
        </w:r>
      </w:ins>
    </w:p>
    <w:p w14:paraId="4E4DC5C2" w14:textId="77777777" w:rsidR="0022083A" w:rsidRPr="00A1169D" w:rsidRDefault="00000000" w:rsidP="00E57D09">
      <w:pPr>
        <w:pStyle w:val="BodyText"/>
        <w:spacing w:after="0" w:line="480" w:lineRule="auto"/>
        <w:ind w:firstLine="720"/>
        <w:rPr>
          <w:rFonts w:ascii="Arial" w:hAnsi="Arial" w:cs="Arial"/>
        </w:rPr>
        <w:pPrChange w:id="1096" w:author="Kendra Wyant" w:date="2026-04-29T15:51:00Z" w16du:dateUtc="2026-04-29T20:51:00Z">
          <w:pPr>
            <w:pStyle w:val="FirstParagraph"/>
            <w:spacing w:after="0" w:line="480" w:lineRule="auto"/>
            <w:ind w:firstLine="720"/>
          </w:pPr>
        </w:pPrChange>
      </w:pPr>
      <w:r w:rsidRPr="00A1169D">
        <w:rPr>
          <w:rFonts w:ascii="Arial" w:hAnsi="Arial" w:cs="Arial"/>
        </w:rPr>
        <w:t xml:space="preserve">The best configuration for each </w:t>
      </w:r>
      <w:del w:id="1097" w:author="Kendra Wyant" w:date="2026-04-29T15:51:00Z" w16du:dateUtc="2026-04-29T20:51:00Z">
        <w:r w:rsidRPr="0070264C">
          <w:rPr>
            <w:rFonts w:ascii="Arial" w:hAnsi="Arial" w:cs="Arial"/>
          </w:rPr>
          <w:delText>model</w:delText>
        </w:r>
      </w:del>
      <w:ins w:id="1098" w:author="Kendra Wyant" w:date="2026-04-29T15:51:00Z" w16du:dateUtc="2026-04-29T20:51:00Z">
        <w:r w:rsidRPr="00A1169D">
          <w:rPr>
            <w:rFonts w:ascii="Arial" w:hAnsi="Arial" w:cs="Arial"/>
          </w:rPr>
          <w:t>of these models</w:t>
        </w:r>
      </w:ins>
      <w:r w:rsidRPr="00A1169D">
        <w:rPr>
          <w:rFonts w:ascii="Arial" w:hAnsi="Arial" w:cs="Arial"/>
        </w:rPr>
        <w:t xml:space="preserve"> was selected using 6 repeats of 5-fold cross-validation. Participants were grouped so that </w:t>
      </w:r>
      <w:proofErr w:type="gramStart"/>
      <w:r w:rsidRPr="00A1169D">
        <w:rPr>
          <w:rFonts w:ascii="Arial" w:hAnsi="Arial" w:cs="Arial"/>
        </w:rPr>
        <w:t>all of</w:t>
      </w:r>
      <w:proofErr w:type="gramEnd"/>
      <w:r w:rsidRPr="00A1169D">
        <w:rPr>
          <w:rFonts w:ascii="Arial" w:hAnsi="Arial" w:cs="Arial"/>
        </w:rPr>
        <w:t xml:space="preserve"> their data were always in the held-in or held-out fold for a split, but never in both. Our performance metric was area under the receiver operating curve (auROC). Folds were stratified so that all folds contained comparable proportions of individuals who lapsed frequently (i.e., 10+ times).</w:t>
      </w:r>
    </w:p>
    <w:p w14:paraId="18A87BBF" w14:textId="109E64B3" w:rsidR="0022083A" w:rsidRPr="00745A4E" w:rsidRDefault="00000000" w:rsidP="00E57D09">
      <w:pPr>
        <w:pStyle w:val="Heading3"/>
        <w:spacing w:after="0" w:line="480" w:lineRule="auto"/>
        <w:rPr>
          <w:ins w:id="1099" w:author="Kendra Wyant" w:date="2026-04-29T15:51:00Z" w16du:dateUtc="2026-04-29T20:51:00Z"/>
          <w:rFonts w:ascii="Arial" w:hAnsi="Arial" w:cs="Arial"/>
          <w:b/>
          <w:bCs/>
          <w:color w:val="auto"/>
        </w:rPr>
      </w:pPr>
      <w:bookmarkStart w:id="1100" w:name="model-evaluation"/>
      <w:bookmarkEnd w:id="1082"/>
      <w:ins w:id="1101" w:author="Kendra Wyant" w:date="2026-04-29T15:51:00Z" w16du:dateUtc="2026-04-29T20:51:00Z">
        <w:r w:rsidRPr="00745A4E">
          <w:rPr>
            <w:rFonts w:ascii="Arial" w:hAnsi="Arial" w:cs="Arial"/>
            <w:b/>
            <w:bCs/>
            <w:color w:val="auto"/>
          </w:rPr>
          <w:t xml:space="preserve">Model </w:t>
        </w:r>
        <w:r w:rsidR="00745A4E" w:rsidRPr="00745A4E">
          <w:rPr>
            <w:rFonts w:ascii="Arial" w:hAnsi="Arial" w:cs="Arial"/>
            <w:b/>
            <w:bCs/>
            <w:color w:val="auto"/>
          </w:rPr>
          <w:t>e</w:t>
        </w:r>
        <w:r w:rsidRPr="00745A4E">
          <w:rPr>
            <w:rFonts w:ascii="Arial" w:hAnsi="Arial" w:cs="Arial"/>
            <w:b/>
            <w:bCs/>
            <w:color w:val="auto"/>
          </w:rPr>
          <w:t>valuation</w:t>
        </w:r>
      </w:ins>
    </w:p>
    <w:p w14:paraId="12A000D1" w14:textId="22189810" w:rsidR="0022083A" w:rsidRPr="00A1169D" w:rsidRDefault="00000000" w:rsidP="00E57D09">
      <w:pPr>
        <w:pStyle w:val="FirstParagraph"/>
        <w:spacing w:after="0" w:line="480" w:lineRule="auto"/>
        <w:ind w:firstLine="720"/>
        <w:rPr>
          <w:rFonts w:ascii="Arial" w:hAnsi="Arial" w:cs="Arial"/>
        </w:rPr>
        <w:pPrChange w:id="1102" w:author="Kendra Wyant" w:date="2026-04-29T15:51:00Z" w16du:dateUtc="2026-04-29T20:51:00Z">
          <w:pPr>
            <w:pStyle w:val="BodyText"/>
            <w:spacing w:after="0" w:line="480" w:lineRule="auto"/>
            <w:ind w:firstLine="720"/>
          </w:pPr>
        </w:pPrChange>
      </w:pPr>
      <w:r w:rsidRPr="00A1169D">
        <w:rPr>
          <w:rFonts w:ascii="Arial" w:hAnsi="Arial" w:cs="Arial"/>
        </w:rPr>
        <w:t xml:space="preserve">We evaluated model performance </w:t>
      </w:r>
      <w:del w:id="1103" w:author="Kendra Wyant" w:date="2026-04-29T15:51:00Z" w16du:dateUtc="2026-04-29T20:51:00Z">
        <w:r w:rsidRPr="0070264C">
          <w:rPr>
            <w:rFonts w:ascii="Arial" w:hAnsi="Arial" w:cs="Arial"/>
          </w:rPr>
          <w:delText>with</w:delText>
        </w:r>
      </w:del>
      <w:ins w:id="1104" w:author="Kendra Wyant" w:date="2026-04-29T15:51:00Z" w16du:dateUtc="2026-04-29T20:51:00Z">
        <w:r w:rsidRPr="00A1169D">
          <w:rPr>
            <w:rFonts w:ascii="Arial" w:hAnsi="Arial" w:cs="Arial"/>
          </w:rPr>
          <w:t>for our three final models (full model, baseline model, cellular communication model) using</w:t>
        </w:r>
      </w:ins>
      <w:r w:rsidRPr="00A1169D">
        <w:rPr>
          <w:rFonts w:ascii="Arial" w:hAnsi="Arial" w:cs="Arial"/>
        </w:rPr>
        <w:t xml:space="preserve"> a Bayesian hierarchical generalized linear model. Posterior distributions with 95% credible intervals (CI) were estimated from the 30 held-out folds using weakly informative, data-dependent priors to regularize and reduce overfitting: Residual SD ~ </w:t>
      </w:r>
      <w:del w:id="1105" w:author="Kendra Wyant" w:date="2026-04-29T15:51:00Z" w16du:dateUtc="2026-04-29T20:51:00Z">
        <w:r w:rsidRPr="0070264C">
          <w:rPr>
            <w:rFonts w:ascii="Arial" w:hAnsi="Arial" w:cs="Arial"/>
          </w:rPr>
          <w:delText>normal(0, exp</w:delText>
        </w:r>
      </w:del>
      <w:ins w:id="1106" w:author="Kendra Wyant" w:date="2026-04-29T15:51:00Z" w16du:dateUtc="2026-04-29T20:51:00Z">
        <w:r w:rsidRPr="00A1169D">
          <w:rPr>
            <w:rFonts w:ascii="Arial" w:hAnsi="Arial" w:cs="Arial"/>
          </w:rPr>
          <w:t>exponential</w:t>
        </w:r>
      </w:ins>
      <w:r w:rsidRPr="00A1169D">
        <w:rPr>
          <w:rFonts w:ascii="Arial" w:hAnsi="Arial" w:cs="Arial"/>
        </w:rPr>
        <w:t>(2</w:t>
      </w:r>
      <w:del w:id="1107" w:author="Kendra Wyant" w:date="2026-04-29T15:51:00Z" w16du:dateUtc="2026-04-29T20:51:00Z">
        <w:r w:rsidRPr="0070264C">
          <w:rPr>
            <w:rFonts w:ascii="Arial" w:hAnsi="Arial" w:cs="Arial"/>
          </w:rPr>
          <w:delText>));</w:delText>
        </w:r>
      </w:del>
      <w:ins w:id="1108" w:author="Kendra Wyant" w:date="2026-04-29T15:51:00Z" w16du:dateUtc="2026-04-29T20:51:00Z">
        <w:r w:rsidRPr="00A1169D">
          <w:rPr>
            <w:rFonts w:ascii="Arial" w:hAnsi="Arial" w:cs="Arial"/>
          </w:rPr>
          <w:t>.3);</w:t>
        </w:r>
      </w:ins>
      <w:r w:rsidRPr="00A1169D">
        <w:rPr>
          <w:rFonts w:ascii="Arial" w:hAnsi="Arial" w:cs="Arial"/>
        </w:rPr>
        <w:t xml:space="preserve"> intercept (centered predictors) ~ normal(</w:t>
      </w:r>
      <w:del w:id="1109" w:author="Kendra Wyant" w:date="2026-04-29T15:51:00Z" w16du:dateUtc="2026-04-29T20:51:00Z">
        <w:r w:rsidRPr="0070264C">
          <w:rPr>
            <w:rFonts w:ascii="Arial" w:hAnsi="Arial" w:cs="Arial"/>
          </w:rPr>
          <w:delText>2.3</w:delText>
        </w:r>
      </w:del>
      <w:ins w:id="1110" w:author="Kendra Wyant" w:date="2026-04-29T15:51:00Z" w16du:dateUtc="2026-04-29T20:51:00Z">
        <w:r w:rsidRPr="00A1169D">
          <w:rPr>
            <w:rFonts w:ascii="Arial" w:hAnsi="Arial" w:cs="Arial"/>
          </w:rPr>
          <w:t>0.62</w:t>
        </w:r>
      </w:ins>
      <w:r w:rsidRPr="00A1169D">
        <w:rPr>
          <w:rFonts w:ascii="Arial" w:hAnsi="Arial" w:cs="Arial"/>
        </w:rPr>
        <w:t>, 1.</w:t>
      </w:r>
      <w:del w:id="1111" w:author="Kendra Wyant" w:date="2026-04-29T15:51:00Z" w16du:dateUtc="2026-04-29T20:51:00Z">
        <w:r w:rsidRPr="0070264C">
          <w:rPr>
            <w:rFonts w:ascii="Arial" w:hAnsi="Arial" w:cs="Arial"/>
          </w:rPr>
          <w:delText>3); window-width contrasts</w:delText>
        </w:r>
      </w:del>
      <w:ins w:id="1112" w:author="Kendra Wyant" w:date="2026-04-29T15:51:00Z" w16du:dateUtc="2026-04-29T20:51:00Z">
        <w:r w:rsidRPr="00A1169D">
          <w:rPr>
            <w:rFonts w:ascii="Arial" w:hAnsi="Arial" w:cs="Arial"/>
          </w:rPr>
          <w:t>1); fixed effects</w:t>
        </w:r>
      </w:ins>
      <w:r w:rsidRPr="00A1169D">
        <w:rPr>
          <w:rFonts w:ascii="Arial" w:hAnsi="Arial" w:cs="Arial"/>
        </w:rPr>
        <w:t xml:space="preserve"> ~ normal(0, 2.</w:t>
      </w:r>
      <w:del w:id="1113" w:author="Kendra Wyant" w:date="2026-04-29T15:51:00Z" w16du:dateUtc="2026-04-29T20:51:00Z">
        <w:r w:rsidRPr="0070264C">
          <w:rPr>
            <w:rFonts w:ascii="Arial" w:hAnsi="Arial" w:cs="Arial"/>
          </w:rPr>
          <w:delText>69</w:delText>
        </w:r>
      </w:del>
      <w:ins w:id="1114" w:author="Kendra Wyant" w:date="2026-04-29T15:51:00Z" w16du:dateUtc="2026-04-29T20:51:00Z">
        <w:r w:rsidRPr="00A1169D">
          <w:rPr>
            <w:rFonts w:ascii="Arial" w:hAnsi="Arial" w:cs="Arial"/>
          </w:rPr>
          <w:t>27</w:t>
        </w:r>
      </w:ins>
      <w:r w:rsidRPr="00A1169D">
        <w:rPr>
          <w:rFonts w:ascii="Arial" w:hAnsi="Arial" w:cs="Arial"/>
        </w:rPr>
        <w:t xml:space="preserve">); covariance ~ </w:t>
      </w:r>
      <w:proofErr w:type="spellStart"/>
      <w:r w:rsidRPr="00A1169D">
        <w:rPr>
          <w:rFonts w:ascii="Arial" w:hAnsi="Arial" w:cs="Arial"/>
        </w:rPr>
        <w:t>decov</w:t>
      </w:r>
      <w:proofErr w:type="spellEnd"/>
      <w:r w:rsidRPr="00A1169D">
        <w:rPr>
          <w:rFonts w:ascii="Arial" w:hAnsi="Arial" w:cs="Arial"/>
        </w:rPr>
        <w:t>(1,</w:t>
      </w:r>
      <w:del w:id="1115" w:author="Kendra Wyant" w:date="2026-04-29T15:51:00Z" w16du:dateUtc="2026-04-29T20:51:00Z">
        <w:r w:rsidRPr="0070264C">
          <w:rPr>
            <w:rFonts w:ascii="Arial" w:hAnsi="Arial" w:cs="Arial"/>
          </w:rPr>
          <w:delText>1,</w:delText>
        </w:r>
      </w:del>
      <w:ins w:id="1116" w:author="Kendra Wyant" w:date="2026-04-29T15:51:00Z" w16du:dateUtc="2026-04-29T20:51:00Z">
        <w:r w:rsidRPr="00A1169D">
          <w:rPr>
            <w:rFonts w:ascii="Arial" w:hAnsi="Arial" w:cs="Arial"/>
          </w:rPr>
          <w:t xml:space="preserve"> </w:t>
        </w:r>
      </w:ins>
      <w:r w:rsidRPr="00A1169D">
        <w:rPr>
          <w:rFonts w:ascii="Arial" w:hAnsi="Arial" w:cs="Arial"/>
        </w:rPr>
        <w:t>1,</w:t>
      </w:r>
      <w:ins w:id="1117" w:author="Kendra Wyant" w:date="2026-04-29T15:51:00Z" w16du:dateUtc="2026-04-29T20:51:00Z">
        <w:r w:rsidRPr="00A1169D">
          <w:rPr>
            <w:rFonts w:ascii="Arial" w:hAnsi="Arial" w:cs="Arial"/>
          </w:rPr>
          <w:t xml:space="preserve"> </w:t>
        </w:r>
      </w:ins>
      <w:r w:rsidRPr="00A1169D">
        <w:rPr>
          <w:rFonts w:ascii="Arial" w:hAnsi="Arial" w:cs="Arial"/>
        </w:rPr>
        <w:t>1</w:t>
      </w:r>
      <w:ins w:id="1118" w:author="Kendra Wyant" w:date="2026-04-29T15:51:00Z" w16du:dateUtc="2026-04-29T20:51:00Z">
        <w:r w:rsidRPr="00A1169D">
          <w:rPr>
            <w:rFonts w:ascii="Arial" w:hAnsi="Arial" w:cs="Arial"/>
          </w:rPr>
          <w:t>, 1</w:t>
        </w:r>
      </w:ins>
      <w:r w:rsidRPr="00A1169D">
        <w:rPr>
          <w:rFonts w:ascii="Arial" w:hAnsi="Arial" w:cs="Arial"/>
        </w:rPr>
        <w:t xml:space="preserve">). Random intercepts were included for repeat and fold (nested within repeat). </w:t>
      </w:r>
      <w:ins w:id="1119" w:author="Kendra Wyant" w:date="2026-04-29T15:51:00Z" w16du:dateUtc="2026-04-29T20:51:00Z">
        <w:r w:rsidRPr="00A1169D">
          <w:rPr>
            <w:rFonts w:ascii="Arial" w:hAnsi="Arial" w:cs="Arial"/>
          </w:rPr>
          <w:t xml:space="preserve">We reported the median posterior </w:t>
        </w:r>
        <w:proofErr w:type="spellStart"/>
        <w:r w:rsidRPr="00A1169D">
          <w:rPr>
            <w:rFonts w:ascii="Arial" w:hAnsi="Arial" w:cs="Arial"/>
          </w:rPr>
          <w:t>auROC</w:t>
        </w:r>
        <w:proofErr w:type="spellEnd"/>
        <w:r w:rsidRPr="00A1169D">
          <w:rPr>
            <w:rFonts w:ascii="Arial" w:hAnsi="Arial" w:cs="Arial"/>
          </w:rPr>
          <w:t xml:space="preserve"> and 95% CI for each model. We also specified a single model contrast: full model vs. baseline model. </w:t>
        </w:r>
      </w:ins>
      <w:proofErr w:type="spellStart"/>
      <w:r w:rsidRPr="00A1169D">
        <w:rPr>
          <w:rFonts w:ascii="Arial" w:hAnsi="Arial" w:cs="Arial"/>
        </w:rPr>
        <w:t>auROCs</w:t>
      </w:r>
      <w:proofErr w:type="spellEnd"/>
      <w:r w:rsidRPr="00A1169D">
        <w:rPr>
          <w:rFonts w:ascii="Arial" w:hAnsi="Arial" w:cs="Arial"/>
        </w:rPr>
        <w:t xml:space="preserve"> were logit-transformed and regressed on model </w:t>
      </w:r>
      <w:del w:id="1120" w:author="Kendra Wyant" w:date="2026-04-29T15:51:00Z" w16du:dateUtc="2026-04-29T20:51:00Z">
        <w:r w:rsidRPr="0070264C">
          <w:rPr>
            <w:rFonts w:ascii="Arial" w:hAnsi="Arial" w:cs="Arial"/>
          </w:rPr>
          <w:delText>type</w:delText>
        </w:r>
      </w:del>
      <w:ins w:id="1121" w:author="Kendra Wyant" w:date="2026-04-29T15:51:00Z" w16du:dateUtc="2026-04-29T20:51:00Z">
        <w:r w:rsidRPr="00A1169D">
          <w:rPr>
            <w:rFonts w:ascii="Arial" w:hAnsi="Arial" w:cs="Arial"/>
          </w:rPr>
          <w:t>contrast</w:t>
        </w:r>
      </w:ins>
      <w:r w:rsidRPr="00A1169D">
        <w:rPr>
          <w:rFonts w:ascii="Arial" w:hAnsi="Arial" w:cs="Arial"/>
        </w:rPr>
        <w:t xml:space="preserve"> to estimate the probability that model performances differed systematically.</w:t>
      </w:r>
    </w:p>
    <w:p w14:paraId="1F4C0EC5" w14:textId="77777777" w:rsidR="0022083A" w:rsidRDefault="00000000" w:rsidP="000D61DD">
      <w:pPr>
        <w:pStyle w:val="BodyText"/>
        <w:spacing w:after="0" w:line="480" w:lineRule="auto"/>
        <w:ind w:firstLine="720"/>
        <w:rPr>
          <w:rFonts w:ascii="Arial" w:hAnsi="Arial" w:cs="Arial"/>
        </w:rPr>
      </w:pPr>
      <w:del w:id="1122" w:author="Kendra Wyant" w:date="2026-04-29T15:51:00Z" w16du:dateUtc="2026-04-29T20:51:00Z">
        <w:r w:rsidRPr="0070264C">
          <w:rPr>
            <w:rFonts w:ascii="Arial" w:hAnsi="Arial" w:cs="Arial"/>
          </w:rPr>
          <w:delText>The best performing model used an elastic net algorithm. This model was refit</w:delText>
        </w:r>
      </w:del>
      <w:ins w:id="1123" w:author="Kendra Wyant" w:date="2026-04-29T15:51:00Z" w16du:dateUtc="2026-04-29T20:51:00Z">
        <w:r w:rsidRPr="00A1169D">
          <w:rPr>
            <w:rFonts w:ascii="Arial" w:hAnsi="Arial" w:cs="Arial"/>
          </w:rPr>
          <w:t>We refit our full model</w:t>
        </w:r>
      </w:ins>
      <w:r w:rsidRPr="00A1169D">
        <w:rPr>
          <w:rFonts w:ascii="Arial" w:hAnsi="Arial" w:cs="Arial"/>
        </w:rPr>
        <w:t xml:space="preserve"> on the entire data set to identify the most important features. We </w:t>
      </w:r>
      <w:r w:rsidRPr="00A1169D">
        <w:rPr>
          <w:rFonts w:ascii="Arial" w:hAnsi="Arial" w:cs="Arial"/>
        </w:rPr>
        <w:lastRenderedPageBreak/>
        <w:t xml:space="preserve">quantified feature importance by examining the retained features (i.e., coefficient value &gt; 0) in </w:t>
      </w:r>
      <w:del w:id="1124" w:author="Kendra Wyant" w:date="2026-04-29T15:51:00Z" w16du:dateUtc="2026-04-29T20:51:00Z">
        <w:r w:rsidRPr="0070264C">
          <w:rPr>
            <w:rFonts w:ascii="Arial" w:hAnsi="Arial" w:cs="Arial"/>
          </w:rPr>
          <w:delText>the full</w:delText>
        </w:r>
      </w:del>
      <w:ins w:id="1125" w:author="Kendra Wyant" w:date="2026-04-29T15:51:00Z" w16du:dateUtc="2026-04-29T20:51:00Z">
        <w:r w:rsidRPr="00A1169D">
          <w:rPr>
            <w:rFonts w:ascii="Arial" w:hAnsi="Arial" w:cs="Arial"/>
          </w:rPr>
          <w:t>our final elastic net</w:t>
        </w:r>
      </w:ins>
      <w:r w:rsidRPr="00A1169D">
        <w:rPr>
          <w:rFonts w:ascii="Arial" w:hAnsi="Arial" w:cs="Arial"/>
        </w:rPr>
        <w:t xml:space="preserve"> model and ordering them by absolute coefficient value. These values provide an estimate of the direction and magnitude of association between each predictor and the outcome, conditional on the other features retained.</w:t>
      </w:r>
    </w:p>
    <w:p w14:paraId="1C36B812" w14:textId="77777777" w:rsidR="00745A4E" w:rsidRPr="00A1169D" w:rsidRDefault="00745A4E" w:rsidP="000D61DD">
      <w:pPr>
        <w:pStyle w:val="BodyText"/>
        <w:spacing w:after="0" w:line="480" w:lineRule="auto"/>
        <w:ind w:firstLine="720"/>
        <w:rPr>
          <w:ins w:id="1126" w:author="Kendra Wyant" w:date="2026-04-29T15:51:00Z" w16du:dateUtc="2026-04-29T20:51:00Z"/>
          <w:rFonts w:ascii="Arial" w:hAnsi="Arial" w:cs="Arial"/>
        </w:rPr>
      </w:pPr>
    </w:p>
    <w:p w14:paraId="43DF61ED" w14:textId="77777777" w:rsidR="0022083A" w:rsidRPr="00745A4E" w:rsidRDefault="00000000" w:rsidP="00745A4E">
      <w:pPr>
        <w:pStyle w:val="Heading1"/>
        <w:spacing w:after="0" w:line="480" w:lineRule="auto"/>
        <w:rPr>
          <w:rFonts w:ascii="Arial" w:hAnsi="Arial"/>
          <w:b/>
          <w:color w:val="auto"/>
          <w:sz w:val="36"/>
          <w:rPrChange w:id="1127" w:author="Kendra Wyant" w:date="2026-04-29T15:51:00Z" w16du:dateUtc="2026-04-29T20:51:00Z">
            <w:rPr>
              <w:rFonts w:ascii="Arial" w:hAnsi="Arial"/>
              <w:b/>
              <w:color w:val="auto"/>
              <w:sz w:val="24"/>
            </w:rPr>
          </w:rPrChange>
        </w:rPr>
        <w:pPrChange w:id="1128" w:author="Kendra Wyant" w:date="2026-04-29T15:51:00Z" w16du:dateUtc="2026-04-29T20:51:00Z">
          <w:pPr>
            <w:pStyle w:val="Heading1"/>
            <w:spacing w:after="0" w:line="480" w:lineRule="auto"/>
            <w:jc w:val="center"/>
          </w:pPr>
        </w:pPrChange>
      </w:pPr>
      <w:bookmarkStart w:id="1129" w:name="results"/>
      <w:bookmarkEnd w:id="134"/>
      <w:bookmarkEnd w:id="169"/>
      <w:bookmarkEnd w:id="1100"/>
      <w:r w:rsidRPr="00745A4E">
        <w:rPr>
          <w:rFonts w:ascii="Arial" w:hAnsi="Arial"/>
          <w:b/>
          <w:color w:val="auto"/>
          <w:sz w:val="36"/>
          <w:rPrChange w:id="1130" w:author="Kendra Wyant" w:date="2026-04-29T15:51:00Z" w16du:dateUtc="2026-04-29T20:51:00Z">
            <w:rPr>
              <w:rFonts w:ascii="Arial" w:hAnsi="Arial"/>
              <w:b/>
              <w:color w:val="auto"/>
              <w:sz w:val="24"/>
            </w:rPr>
          </w:rPrChange>
        </w:rPr>
        <w:t>Results</w:t>
      </w:r>
    </w:p>
    <w:p w14:paraId="6BBC8A13" w14:textId="77777777" w:rsidR="0022083A" w:rsidRPr="00745A4E" w:rsidRDefault="00000000" w:rsidP="00E57D09">
      <w:pPr>
        <w:pStyle w:val="Heading2"/>
        <w:spacing w:after="0" w:line="480" w:lineRule="auto"/>
        <w:rPr>
          <w:rFonts w:ascii="Arial" w:hAnsi="Arial"/>
          <w:b/>
          <w:color w:val="auto"/>
          <w:rPrChange w:id="1131" w:author="Kendra Wyant" w:date="2026-04-29T15:51:00Z" w16du:dateUtc="2026-04-29T20:51:00Z">
            <w:rPr>
              <w:rFonts w:ascii="Arial" w:hAnsi="Arial"/>
              <w:b/>
              <w:color w:val="auto"/>
              <w:sz w:val="24"/>
            </w:rPr>
          </w:rPrChange>
        </w:rPr>
      </w:pPr>
      <w:bookmarkStart w:id="1132" w:name="participants"/>
      <w:r w:rsidRPr="00745A4E">
        <w:rPr>
          <w:rFonts w:ascii="Arial" w:hAnsi="Arial"/>
          <w:b/>
          <w:color w:val="auto"/>
          <w:rPrChange w:id="1133" w:author="Kendra Wyant" w:date="2026-04-29T15:51:00Z" w16du:dateUtc="2026-04-29T20:51:00Z">
            <w:rPr>
              <w:rFonts w:ascii="Arial" w:hAnsi="Arial"/>
              <w:b/>
              <w:color w:val="auto"/>
              <w:sz w:val="24"/>
            </w:rPr>
          </w:rPrChange>
        </w:rPr>
        <w:t>Participants</w:t>
      </w:r>
    </w:p>
    <w:p w14:paraId="3B09F7F5" w14:textId="45DC2216" w:rsidR="0022083A" w:rsidRDefault="00000000" w:rsidP="000D61DD">
      <w:pPr>
        <w:pStyle w:val="FirstParagraph"/>
        <w:spacing w:after="0" w:line="480" w:lineRule="auto"/>
        <w:ind w:firstLine="720"/>
        <w:rPr>
          <w:rFonts w:ascii="Arial" w:hAnsi="Arial" w:cs="Arial"/>
        </w:rPr>
      </w:pPr>
      <w:del w:id="1134" w:author="Kendra Wyant" w:date="2026-04-29T15:51:00Z" w16du:dateUtc="2026-04-29T20:51:00Z">
        <w:r w:rsidRPr="0070264C">
          <w:rPr>
            <w:rFonts w:ascii="Arial" w:hAnsi="Arial" w:cs="Arial"/>
          </w:rPr>
          <w:delText>We screened 192 participants. Of these, 169 enrolled during the intake visit and 154 completed the first follow-up visit. We excluded data from one participant due to drinking multiple times a day every day on study, suggesting they did not have a goal of abstinence. We excluded data from one participant due to evidence of careless responding. We excluded data from one participant due to poor compliance with EMA resulting in questionable lapse labels.</w:delText>
        </w:r>
      </w:del>
      <w:ins w:id="1135" w:author="Kendra Wyant" w:date="2026-04-29T15:51:00Z" w16du:dateUtc="2026-04-29T20:51:00Z">
        <w:r w:rsidRPr="00A1169D">
          <w:rPr>
            <w:rFonts w:ascii="Arial" w:hAnsi="Arial" w:cs="Arial"/>
          </w:rPr>
          <w:t>We enrolled 169 participants. Of these, 151 completed the first follow-up visit where the first cellular communication log download occurred.</w:t>
        </w:r>
      </w:ins>
      <w:r w:rsidRPr="00A1169D">
        <w:rPr>
          <w:rFonts w:ascii="Arial" w:hAnsi="Arial" w:cs="Arial"/>
        </w:rPr>
        <w:t xml:space="preserve"> We excluded data from seven participants due to poor compliance providing communication data (i.e., deleting </w:t>
      </w:r>
      <w:del w:id="1136" w:author="Kendra Wyant" w:date="2026-04-29T15:51:00Z" w16du:dateUtc="2026-04-29T20:51:00Z">
        <w:r w:rsidRPr="0070264C">
          <w:rPr>
            <w:rFonts w:ascii="Arial" w:hAnsi="Arial" w:cs="Arial"/>
          </w:rPr>
          <w:delText>logs</w:delText>
        </w:r>
      </w:del>
      <w:ins w:id="1137" w:author="Kendra Wyant" w:date="2026-04-29T15:51:00Z" w16du:dateUtc="2026-04-29T20:51:00Z">
        <w:r w:rsidRPr="00A1169D">
          <w:rPr>
            <w:rFonts w:ascii="Arial" w:hAnsi="Arial" w:cs="Arial"/>
          </w:rPr>
          <w:t>all text messages and voice calls</w:t>
        </w:r>
      </w:ins>
      <w:r w:rsidRPr="00A1169D">
        <w:rPr>
          <w:rFonts w:ascii="Arial" w:hAnsi="Arial" w:cs="Arial"/>
        </w:rPr>
        <w:t xml:space="preserve"> prior to the download or not providing context information about important contacts). The final analytic sample included 144 participants. </w:t>
      </w:r>
      <w:r w:rsidRPr="00745A4E">
        <w:rPr>
          <w:rFonts w:ascii="Arial" w:hAnsi="Arial" w:cs="Arial"/>
        </w:rPr>
        <w:t>Table 2</w:t>
      </w:r>
      <w:r w:rsidRPr="00A1169D">
        <w:rPr>
          <w:rFonts w:ascii="Arial" w:hAnsi="Arial" w:cs="Arial"/>
        </w:rPr>
        <w:t xml:space="preserve"> provides the demographic characterization of our </w:t>
      </w:r>
      <w:ins w:id="1138" w:author="Kendra Wyant" w:date="2026-04-29T15:51:00Z" w16du:dateUtc="2026-04-29T20:51:00Z">
        <w:r w:rsidRPr="00A1169D">
          <w:rPr>
            <w:rFonts w:ascii="Arial" w:hAnsi="Arial" w:cs="Arial"/>
          </w:rPr>
          <w:t xml:space="preserve">final </w:t>
        </w:r>
      </w:ins>
      <w:r w:rsidRPr="00A1169D">
        <w:rPr>
          <w:rFonts w:ascii="Arial" w:hAnsi="Arial" w:cs="Arial"/>
        </w:rPr>
        <w:t>sample. 56% of participants reported at least one lapse while on study.</w:t>
      </w:r>
    </w:p>
    <w:p w14:paraId="13B2B11B" w14:textId="71EA9779" w:rsidR="00745A4E" w:rsidRPr="00745A4E" w:rsidRDefault="00745A4E" w:rsidP="00745A4E">
      <w:pPr>
        <w:pStyle w:val="BodyText"/>
        <w:rPr>
          <w:ins w:id="1139" w:author="Kendra Wyant" w:date="2026-04-29T15:51:00Z" w16du:dateUtc="2026-04-29T20:51:00Z"/>
          <w:b/>
          <w:bCs/>
        </w:rPr>
      </w:pPr>
      <w:ins w:id="1140" w:author="Kendra Wyant" w:date="2026-04-29T15:51:00Z" w16du:dateUtc="2026-04-29T20:51:00Z">
        <w:r w:rsidRPr="00745A4E">
          <w:rPr>
            <w:rFonts w:ascii="Arial" w:hAnsi="Arial" w:cs="Arial"/>
            <w:b/>
            <w:bCs/>
          </w:rPr>
          <w:t>Table 2</w:t>
        </w:r>
        <w:r>
          <w:rPr>
            <w:rFonts w:ascii="Arial" w:hAnsi="Arial" w:cs="Arial"/>
            <w:b/>
            <w:bCs/>
          </w:rPr>
          <w:t>.</w:t>
        </w:r>
        <w:r w:rsidRPr="00745A4E">
          <w:rPr>
            <w:rFonts w:ascii="Arial" w:hAnsi="Arial" w:cs="Arial"/>
            <w:b/>
            <w:bCs/>
          </w:rPr>
          <w:t xml:space="preserve"> Demographic Characterization</w:t>
        </w:r>
        <w:r>
          <w:rPr>
            <w:rFonts w:ascii="Arial" w:hAnsi="Arial" w:cs="Arial"/>
            <w:b/>
            <w:bCs/>
          </w:rPr>
          <w:t>.</w:t>
        </w:r>
      </w:ins>
    </w:p>
    <w:tbl>
      <w:tblPr>
        <w:tblStyle w:val="Table"/>
        <w:tblW w:w="5000" w:type="pct"/>
        <w:tblLayout w:type="fixed"/>
        <w:tblLook w:val="0000" w:firstRow="0" w:lastRow="0" w:firstColumn="0" w:lastColumn="0" w:noHBand="0" w:noVBand="0"/>
      </w:tblPr>
      <w:tblGrid>
        <w:gridCol w:w="9360"/>
      </w:tblGrid>
      <w:tr w:rsidR="0022083A" w:rsidRPr="00A1169D" w14:paraId="41896BD6" w14:textId="77777777">
        <w:tc>
          <w:tcPr>
            <w:tcW w:w="7920" w:type="dxa"/>
          </w:tcPr>
          <w:tbl>
            <w:tblPr>
              <w:tblStyle w:val="Table"/>
              <w:tblW w:w="0" w:type="auto"/>
              <w:tblLook w:val="0060" w:firstRow="1" w:lastRow="1" w:firstColumn="0" w:lastColumn="0" w:noHBand="0" w:noVBand="0"/>
              <w:tblPrChange w:id="1141" w:author="Kendra Wyant" w:date="2026-04-29T15:51:00Z" w16du:dateUtc="2026-04-29T20:51:00Z">
                <w:tblPr>
                  <w:tblStyle w:val="Table"/>
                  <w:tblW w:w="9540" w:type="dxa"/>
                  <w:tblLook w:val="0060" w:firstRow="1" w:lastRow="1" w:firstColumn="0" w:lastColumn="0" w:noHBand="0" w:noVBand="0"/>
                </w:tblPr>
              </w:tblPrChange>
            </w:tblPr>
            <w:tblGrid>
              <w:gridCol w:w="4140"/>
              <w:gridCol w:w="630"/>
              <w:gridCol w:w="810"/>
              <w:gridCol w:w="1170"/>
              <w:gridCol w:w="1170"/>
              <w:gridCol w:w="1440"/>
              <w:tblGridChange w:id="1142">
                <w:tblGrid>
                  <w:gridCol w:w="4140"/>
                  <w:gridCol w:w="630"/>
                  <w:gridCol w:w="90"/>
                  <w:gridCol w:w="720"/>
                  <w:gridCol w:w="90"/>
                  <w:gridCol w:w="1080"/>
                  <w:gridCol w:w="180"/>
                  <w:gridCol w:w="990"/>
                  <w:gridCol w:w="180"/>
                  <w:gridCol w:w="810"/>
                  <w:gridCol w:w="450"/>
                  <w:gridCol w:w="180"/>
                  <w:gridCol w:w="810"/>
                  <w:gridCol w:w="1170"/>
                  <w:gridCol w:w="1170"/>
                  <w:gridCol w:w="1440"/>
                </w:tblGrid>
              </w:tblGridChange>
            </w:tblGrid>
            <w:tr w:rsidR="0022083A" w:rsidRPr="00A1169D" w14:paraId="51417D01" w14:textId="77777777" w:rsidTr="000D61DD">
              <w:trPr>
                <w:cnfStyle w:val="100000000000" w:firstRow="1" w:lastRow="0" w:firstColumn="0" w:lastColumn="0" w:oddVBand="0" w:evenVBand="0" w:oddHBand="0" w:evenHBand="0" w:firstRowFirstColumn="0" w:firstRowLastColumn="0" w:lastRowFirstColumn="0" w:lastRowLastColumn="0"/>
                <w:tblHeader/>
                <w:trPrChange w:id="1143" w:author="Kendra Wyant" w:date="2026-04-29T15:51:00Z" w16du:dateUtc="2026-04-29T20:51:00Z">
                  <w:trPr>
                    <w:gridAfter w:val="0"/>
                    <w:tblHeader/>
                  </w:trPr>
                </w:trPrChange>
              </w:trPr>
              <w:tc>
                <w:tcPr>
                  <w:tcW w:w="4140" w:type="dxa"/>
                  <w:tcBorders>
                    <w:top w:val="single" w:sz="18" w:space="0" w:color="auto"/>
                    <w:bottom w:val="single" w:sz="2" w:space="0" w:color="auto"/>
                  </w:tcBorders>
                  <w:tcPrChange w:id="1144" w:author="Kendra Wyant" w:date="2026-04-29T15:51:00Z" w16du:dateUtc="2026-04-29T20:51:00Z">
                    <w:tcPr>
                      <w:tcW w:w="4140" w:type="dxa"/>
                      <w:tcBorders>
                        <w:top w:val="single" w:sz="12" w:space="0" w:color="auto"/>
                        <w:bottom w:val="single" w:sz="8" w:space="0" w:color="auto"/>
                      </w:tcBorders>
                    </w:tcPr>
                  </w:tcPrChange>
                </w:tcPr>
                <w:p w14:paraId="087A51FE" w14:textId="77777777" w:rsidR="0022083A" w:rsidRPr="00A1169D" w:rsidRDefault="0022083A">
                  <w:pPr>
                    <w:pStyle w:val="Compact"/>
                    <w:cnfStyle w:val="100000000000" w:firstRow="1" w:lastRow="0" w:firstColumn="0" w:lastColumn="0" w:oddVBand="0" w:evenVBand="0" w:oddHBand="0" w:evenHBand="0" w:firstRowFirstColumn="0" w:firstRowLastColumn="0" w:lastRowFirstColumn="0" w:lastRowLastColumn="0"/>
                    <w:rPr>
                      <w:rFonts w:ascii="Arial" w:hAnsi="Arial" w:cs="Arial"/>
                    </w:rPr>
                  </w:pPr>
                  <w:bookmarkStart w:id="1145" w:name="tbl-2"/>
                </w:p>
              </w:tc>
              <w:tc>
                <w:tcPr>
                  <w:tcW w:w="630" w:type="dxa"/>
                  <w:tcBorders>
                    <w:top w:val="single" w:sz="18" w:space="0" w:color="auto"/>
                    <w:bottom w:val="single" w:sz="2" w:space="0" w:color="auto"/>
                  </w:tcBorders>
                  <w:tcPrChange w:id="1146" w:author="Kendra Wyant" w:date="2026-04-29T15:51:00Z" w16du:dateUtc="2026-04-29T20:51:00Z">
                    <w:tcPr>
                      <w:tcW w:w="720" w:type="dxa"/>
                      <w:gridSpan w:val="2"/>
                      <w:tcBorders>
                        <w:top w:val="single" w:sz="12" w:space="0" w:color="auto"/>
                        <w:bottom w:val="single" w:sz="8" w:space="0" w:color="auto"/>
                      </w:tcBorders>
                    </w:tcPr>
                  </w:tcPrChange>
                </w:tcPr>
                <w:p w14:paraId="57A82489" w14:textId="77777777" w:rsidR="0022083A" w:rsidRPr="00A1169D" w:rsidRDefault="00000000">
                  <w:pPr>
                    <w:pStyle w:val="Compact"/>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A1169D">
                    <w:rPr>
                      <w:rFonts w:ascii="Arial" w:hAnsi="Arial" w:cs="Arial"/>
                    </w:rPr>
                    <w:t>N</w:t>
                  </w:r>
                </w:p>
              </w:tc>
              <w:tc>
                <w:tcPr>
                  <w:tcW w:w="810" w:type="dxa"/>
                  <w:tcBorders>
                    <w:top w:val="single" w:sz="18" w:space="0" w:color="auto"/>
                    <w:bottom w:val="single" w:sz="2" w:space="0" w:color="auto"/>
                  </w:tcBorders>
                  <w:tcPrChange w:id="1147" w:author="Kendra Wyant" w:date="2026-04-29T15:51:00Z" w16du:dateUtc="2026-04-29T20:51:00Z">
                    <w:tcPr>
                      <w:tcW w:w="810" w:type="dxa"/>
                      <w:gridSpan w:val="2"/>
                      <w:tcBorders>
                        <w:top w:val="single" w:sz="12" w:space="0" w:color="auto"/>
                        <w:bottom w:val="single" w:sz="8" w:space="0" w:color="auto"/>
                      </w:tcBorders>
                    </w:tcPr>
                  </w:tcPrChange>
                </w:tcPr>
                <w:p w14:paraId="688E7C80" w14:textId="77777777" w:rsidR="0022083A" w:rsidRPr="00A1169D" w:rsidRDefault="00000000">
                  <w:pPr>
                    <w:pStyle w:val="Compact"/>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A1169D">
                    <w:rPr>
                      <w:rFonts w:ascii="Arial" w:hAnsi="Arial" w:cs="Arial"/>
                    </w:rPr>
                    <w:t>%</w:t>
                  </w:r>
                </w:p>
              </w:tc>
              <w:tc>
                <w:tcPr>
                  <w:tcW w:w="1170" w:type="dxa"/>
                  <w:tcBorders>
                    <w:top w:val="single" w:sz="18" w:space="0" w:color="auto"/>
                    <w:bottom w:val="single" w:sz="2" w:space="0" w:color="auto"/>
                  </w:tcBorders>
                  <w:tcPrChange w:id="1148" w:author="Kendra Wyant" w:date="2026-04-29T15:51:00Z" w16du:dateUtc="2026-04-29T20:51:00Z">
                    <w:tcPr>
                      <w:tcW w:w="1260" w:type="dxa"/>
                      <w:gridSpan w:val="2"/>
                      <w:tcBorders>
                        <w:top w:val="single" w:sz="12" w:space="0" w:color="auto"/>
                        <w:bottom w:val="single" w:sz="8" w:space="0" w:color="auto"/>
                      </w:tcBorders>
                    </w:tcPr>
                  </w:tcPrChange>
                </w:tcPr>
                <w:p w14:paraId="3D4B2772" w14:textId="77777777" w:rsidR="0022083A" w:rsidRPr="00A1169D" w:rsidRDefault="00000000">
                  <w:pPr>
                    <w:pStyle w:val="Compact"/>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A1169D">
                    <w:rPr>
                      <w:rFonts w:ascii="Arial" w:hAnsi="Arial" w:cs="Arial"/>
                    </w:rPr>
                    <w:t>M</w:t>
                  </w:r>
                </w:p>
              </w:tc>
              <w:tc>
                <w:tcPr>
                  <w:tcW w:w="1170" w:type="dxa"/>
                  <w:tcBorders>
                    <w:top w:val="single" w:sz="18" w:space="0" w:color="auto"/>
                    <w:bottom w:val="single" w:sz="2" w:space="0" w:color="auto"/>
                  </w:tcBorders>
                  <w:tcPrChange w:id="1149" w:author="Kendra Wyant" w:date="2026-04-29T15:51:00Z" w16du:dateUtc="2026-04-29T20:51:00Z">
                    <w:tcPr>
                      <w:tcW w:w="1170" w:type="dxa"/>
                      <w:gridSpan w:val="2"/>
                      <w:tcBorders>
                        <w:top w:val="single" w:sz="12" w:space="0" w:color="auto"/>
                        <w:bottom w:val="single" w:sz="8" w:space="0" w:color="auto"/>
                      </w:tcBorders>
                    </w:tcPr>
                  </w:tcPrChange>
                </w:tcPr>
                <w:p w14:paraId="07351E4E" w14:textId="77777777" w:rsidR="0022083A" w:rsidRPr="00A1169D" w:rsidRDefault="00000000">
                  <w:pPr>
                    <w:pStyle w:val="Compact"/>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A1169D">
                    <w:rPr>
                      <w:rFonts w:ascii="Arial" w:hAnsi="Arial" w:cs="Arial"/>
                    </w:rPr>
                    <w:t>SD</w:t>
                  </w:r>
                </w:p>
              </w:tc>
              <w:tc>
                <w:tcPr>
                  <w:tcW w:w="1440" w:type="dxa"/>
                  <w:tcBorders>
                    <w:top w:val="single" w:sz="18" w:space="0" w:color="auto"/>
                    <w:bottom w:val="single" w:sz="2" w:space="0" w:color="auto"/>
                  </w:tcBorders>
                  <w:tcPrChange w:id="1150" w:author="Kendra Wyant" w:date="2026-04-29T15:51:00Z" w16du:dateUtc="2026-04-29T20:51:00Z">
                    <w:tcPr>
                      <w:tcW w:w="1440" w:type="dxa"/>
                      <w:gridSpan w:val="3"/>
                      <w:tcBorders>
                        <w:top w:val="single" w:sz="12" w:space="0" w:color="auto"/>
                        <w:bottom w:val="single" w:sz="8" w:space="0" w:color="auto"/>
                      </w:tcBorders>
                    </w:tcPr>
                  </w:tcPrChange>
                </w:tcPr>
                <w:p w14:paraId="1BD83A4E" w14:textId="77777777" w:rsidR="0022083A" w:rsidRPr="00A1169D" w:rsidRDefault="00000000">
                  <w:pPr>
                    <w:pStyle w:val="Compact"/>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A1169D">
                    <w:rPr>
                      <w:rFonts w:ascii="Arial" w:hAnsi="Arial" w:cs="Arial"/>
                    </w:rPr>
                    <w:t>Range</w:t>
                  </w:r>
                </w:p>
              </w:tc>
            </w:tr>
            <w:tr w:rsidR="0022083A" w:rsidRPr="00A1169D" w14:paraId="15909FD5" w14:textId="77777777" w:rsidTr="000D61DD">
              <w:trPr>
                <w:trPrChange w:id="1151" w:author="Kendra Wyant" w:date="2026-04-29T15:51:00Z" w16du:dateUtc="2026-04-29T20:51:00Z">
                  <w:trPr>
                    <w:gridAfter w:val="0"/>
                  </w:trPr>
                </w:trPrChange>
              </w:trPr>
              <w:tc>
                <w:tcPr>
                  <w:tcW w:w="4140" w:type="dxa"/>
                  <w:tcBorders>
                    <w:top w:val="single" w:sz="2" w:space="0" w:color="auto"/>
                  </w:tcBorders>
                  <w:tcPrChange w:id="1152" w:author="Kendra Wyant" w:date="2026-04-29T15:51:00Z" w16du:dateUtc="2026-04-29T20:51:00Z">
                    <w:tcPr>
                      <w:tcW w:w="4140" w:type="dxa"/>
                      <w:tcBorders>
                        <w:top w:val="single" w:sz="8" w:space="0" w:color="auto"/>
                      </w:tcBorders>
                    </w:tcPr>
                  </w:tcPrChange>
                </w:tcPr>
                <w:p w14:paraId="586571D1" w14:textId="77777777" w:rsidR="0022083A" w:rsidRPr="00A1169D" w:rsidRDefault="00000000" w:rsidP="000D61DD">
                  <w:pPr>
                    <w:pStyle w:val="Compact"/>
                    <w:rPr>
                      <w:rFonts w:ascii="Arial" w:hAnsi="Arial" w:cs="Arial"/>
                    </w:rPr>
                  </w:pPr>
                  <w:r w:rsidRPr="00A1169D">
                    <w:rPr>
                      <w:rFonts w:ascii="Arial" w:hAnsi="Arial" w:cs="Arial"/>
                    </w:rPr>
                    <w:t>Age</w:t>
                  </w:r>
                </w:p>
              </w:tc>
              <w:tc>
                <w:tcPr>
                  <w:tcW w:w="630" w:type="dxa"/>
                  <w:tcBorders>
                    <w:top w:val="single" w:sz="2" w:space="0" w:color="auto"/>
                  </w:tcBorders>
                  <w:tcPrChange w:id="1153" w:author="Kendra Wyant" w:date="2026-04-29T15:51:00Z" w16du:dateUtc="2026-04-29T20:51:00Z">
                    <w:tcPr>
                      <w:tcW w:w="720" w:type="dxa"/>
                      <w:gridSpan w:val="2"/>
                      <w:tcBorders>
                        <w:top w:val="single" w:sz="8" w:space="0" w:color="auto"/>
                      </w:tcBorders>
                    </w:tcPr>
                  </w:tcPrChange>
                </w:tcPr>
                <w:p w14:paraId="46CC52B1" w14:textId="77777777" w:rsidR="0022083A" w:rsidRPr="00A1169D" w:rsidRDefault="0022083A" w:rsidP="000D61DD">
                  <w:pPr>
                    <w:pStyle w:val="Compact"/>
                    <w:rPr>
                      <w:rFonts w:ascii="Arial" w:hAnsi="Arial" w:cs="Arial"/>
                    </w:rPr>
                  </w:pPr>
                </w:p>
              </w:tc>
              <w:tc>
                <w:tcPr>
                  <w:tcW w:w="810" w:type="dxa"/>
                  <w:tcBorders>
                    <w:top w:val="single" w:sz="2" w:space="0" w:color="auto"/>
                  </w:tcBorders>
                  <w:tcPrChange w:id="1154" w:author="Kendra Wyant" w:date="2026-04-29T15:51:00Z" w16du:dateUtc="2026-04-29T20:51:00Z">
                    <w:tcPr>
                      <w:tcW w:w="810" w:type="dxa"/>
                      <w:gridSpan w:val="2"/>
                      <w:tcBorders>
                        <w:top w:val="single" w:sz="8" w:space="0" w:color="auto"/>
                      </w:tcBorders>
                    </w:tcPr>
                  </w:tcPrChange>
                </w:tcPr>
                <w:p w14:paraId="278D1C21" w14:textId="77777777" w:rsidR="0022083A" w:rsidRPr="00A1169D" w:rsidRDefault="0022083A" w:rsidP="000D61DD">
                  <w:pPr>
                    <w:pStyle w:val="Compact"/>
                    <w:rPr>
                      <w:rFonts w:ascii="Arial" w:hAnsi="Arial" w:cs="Arial"/>
                    </w:rPr>
                  </w:pPr>
                </w:p>
              </w:tc>
              <w:tc>
                <w:tcPr>
                  <w:tcW w:w="1170" w:type="dxa"/>
                  <w:tcBorders>
                    <w:top w:val="single" w:sz="2" w:space="0" w:color="auto"/>
                  </w:tcBorders>
                  <w:tcPrChange w:id="1155" w:author="Kendra Wyant" w:date="2026-04-29T15:51:00Z" w16du:dateUtc="2026-04-29T20:51:00Z">
                    <w:tcPr>
                      <w:tcW w:w="1260" w:type="dxa"/>
                      <w:gridSpan w:val="2"/>
                      <w:tcBorders>
                        <w:top w:val="single" w:sz="8" w:space="0" w:color="auto"/>
                      </w:tcBorders>
                    </w:tcPr>
                  </w:tcPrChange>
                </w:tcPr>
                <w:p w14:paraId="6B7CF0EE" w14:textId="77777777" w:rsidR="0022083A" w:rsidRPr="00A1169D" w:rsidRDefault="00000000" w:rsidP="000D61DD">
                  <w:pPr>
                    <w:pStyle w:val="Compact"/>
                    <w:rPr>
                      <w:rFonts w:ascii="Arial" w:hAnsi="Arial" w:cs="Arial"/>
                    </w:rPr>
                    <w:pPrChange w:id="1156" w:author="Kendra Wyant" w:date="2026-04-29T15:51:00Z" w16du:dateUtc="2026-04-29T20:51:00Z">
                      <w:pPr>
                        <w:pStyle w:val="Compact"/>
                        <w:jc w:val="center"/>
                      </w:pPr>
                    </w:pPrChange>
                  </w:pPr>
                  <w:r w:rsidRPr="00A1169D">
                    <w:rPr>
                      <w:rFonts w:ascii="Arial" w:hAnsi="Arial" w:cs="Arial"/>
                    </w:rPr>
                    <w:t>40.4</w:t>
                  </w:r>
                </w:p>
              </w:tc>
              <w:tc>
                <w:tcPr>
                  <w:tcW w:w="1170" w:type="dxa"/>
                  <w:tcBorders>
                    <w:top w:val="single" w:sz="2" w:space="0" w:color="auto"/>
                  </w:tcBorders>
                  <w:tcPrChange w:id="1157" w:author="Kendra Wyant" w:date="2026-04-29T15:51:00Z" w16du:dateUtc="2026-04-29T20:51:00Z">
                    <w:tcPr>
                      <w:tcW w:w="1170" w:type="dxa"/>
                      <w:gridSpan w:val="2"/>
                      <w:tcBorders>
                        <w:top w:val="single" w:sz="8" w:space="0" w:color="auto"/>
                      </w:tcBorders>
                    </w:tcPr>
                  </w:tcPrChange>
                </w:tcPr>
                <w:p w14:paraId="3333DD96" w14:textId="77777777" w:rsidR="0022083A" w:rsidRPr="00A1169D" w:rsidRDefault="00000000" w:rsidP="000D61DD">
                  <w:pPr>
                    <w:pStyle w:val="Compact"/>
                    <w:rPr>
                      <w:rFonts w:ascii="Arial" w:hAnsi="Arial" w:cs="Arial"/>
                    </w:rPr>
                    <w:pPrChange w:id="1158" w:author="Kendra Wyant" w:date="2026-04-29T15:51:00Z" w16du:dateUtc="2026-04-29T20:51:00Z">
                      <w:pPr>
                        <w:pStyle w:val="Compact"/>
                        <w:jc w:val="center"/>
                      </w:pPr>
                    </w:pPrChange>
                  </w:pPr>
                  <w:r w:rsidRPr="00A1169D">
                    <w:rPr>
                      <w:rFonts w:ascii="Arial" w:hAnsi="Arial" w:cs="Arial"/>
                    </w:rPr>
                    <w:t>11.8</w:t>
                  </w:r>
                </w:p>
              </w:tc>
              <w:tc>
                <w:tcPr>
                  <w:tcW w:w="1440" w:type="dxa"/>
                  <w:tcBorders>
                    <w:top w:val="single" w:sz="2" w:space="0" w:color="auto"/>
                  </w:tcBorders>
                  <w:tcPrChange w:id="1159" w:author="Kendra Wyant" w:date="2026-04-29T15:51:00Z" w16du:dateUtc="2026-04-29T20:51:00Z">
                    <w:tcPr>
                      <w:tcW w:w="1440" w:type="dxa"/>
                      <w:gridSpan w:val="3"/>
                      <w:tcBorders>
                        <w:top w:val="single" w:sz="8" w:space="0" w:color="auto"/>
                      </w:tcBorders>
                    </w:tcPr>
                  </w:tcPrChange>
                </w:tcPr>
                <w:p w14:paraId="67C89889" w14:textId="77777777" w:rsidR="0022083A" w:rsidRPr="00A1169D" w:rsidRDefault="00000000" w:rsidP="000D61DD">
                  <w:pPr>
                    <w:pStyle w:val="Compact"/>
                    <w:rPr>
                      <w:rFonts w:ascii="Arial" w:hAnsi="Arial" w:cs="Arial"/>
                    </w:rPr>
                    <w:pPrChange w:id="1160" w:author="Kendra Wyant" w:date="2026-04-29T15:51:00Z" w16du:dateUtc="2026-04-29T20:51:00Z">
                      <w:pPr>
                        <w:pStyle w:val="Compact"/>
                        <w:jc w:val="center"/>
                      </w:pPr>
                    </w:pPrChange>
                  </w:pPr>
                  <w:r w:rsidRPr="00A1169D">
                    <w:rPr>
                      <w:rFonts w:ascii="Arial" w:hAnsi="Arial" w:cs="Arial"/>
                    </w:rPr>
                    <w:t>21-72</w:t>
                  </w:r>
                </w:p>
              </w:tc>
            </w:tr>
            <w:tr w:rsidR="0022083A" w:rsidRPr="00A1169D" w14:paraId="61954C06" w14:textId="77777777" w:rsidTr="000D61DD">
              <w:trPr>
                <w:trPrChange w:id="1161" w:author="Kendra Wyant" w:date="2026-04-29T15:51:00Z" w16du:dateUtc="2026-04-29T20:51:00Z">
                  <w:trPr>
                    <w:gridAfter w:val="0"/>
                  </w:trPr>
                </w:trPrChange>
              </w:trPr>
              <w:tc>
                <w:tcPr>
                  <w:tcW w:w="4140" w:type="dxa"/>
                  <w:tcPrChange w:id="1162" w:author="Kendra Wyant" w:date="2026-04-29T15:51:00Z" w16du:dateUtc="2026-04-29T20:51:00Z">
                    <w:tcPr>
                      <w:tcW w:w="4140" w:type="dxa"/>
                    </w:tcPr>
                  </w:tcPrChange>
                </w:tcPr>
                <w:p w14:paraId="68505C9C" w14:textId="77777777" w:rsidR="0022083A" w:rsidRPr="00A1169D" w:rsidRDefault="00000000" w:rsidP="000D61DD">
                  <w:pPr>
                    <w:pStyle w:val="Compact"/>
                    <w:rPr>
                      <w:rFonts w:ascii="Arial" w:hAnsi="Arial" w:cs="Arial"/>
                    </w:rPr>
                  </w:pPr>
                  <w:r w:rsidRPr="00A1169D">
                    <w:rPr>
                      <w:rFonts w:ascii="Arial" w:hAnsi="Arial" w:cs="Arial"/>
                    </w:rPr>
                    <w:t>Sex at Birth</w:t>
                  </w:r>
                </w:p>
              </w:tc>
              <w:tc>
                <w:tcPr>
                  <w:tcW w:w="630" w:type="dxa"/>
                  <w:tcPrChange w:id="1163" w:author="Kendra Wyant" w:date="2026-04-29T15:51:00Z" w16du:dateUtc="2026-04-29T20:51:00Z">
                    <w:tcPr>
                      <w:tcW w:w="720" w:type="dxa"/>
                      <w:gridSpan w:val="2"/>
                    </w:tcPr>
                  </w:tcPrChange>
                </w:tcPr>
                <w:p w14:paraId="6DFDA948" w14:textId="77777777" w:rsidR="0022083A" w:rsidRPr="00A1169D" w:rsidRDefault="0022083A" w:rsidP="000D61DD">
                  <w:pPr>
                    <w:pStyle w:val="Compact"/>
                    <w:rPr>
                      <w:rFonts w:ascii="Arial" w:hAnsi="Arial" w:cs="Arial"/>
                    </w:rPr>
                  </w:pPr>
                </w:p>
              </w:tc>
              <w:tc>
                <w:tcPr>
                  <w:tcW w:w="810" w:type="dxa"/>
                  <w:tcPrChange w:id="1164" w:author="Kendra Wyant" w:date="2026-04-29T15:51:00Z" w16du:dateUtc="2026-04-29T20:51:00Z">
                    <w:tcPr>
                      <w:tcW w:w="810" w:type="dxa"/>
                      <w:gridSpan w:val="2"/>
                    </w:tcPr>
                  </w:tcPrChange>
                </w:tcPr>
                <w:p w14:paraId="37541C7A" w14:textId="77777777" w:rsidR="0022083A" w:rsidRPr="00A1169D" w:rsidRDefault="0022083A" w:rsidP="000D61DD">
                  <w:pPr>
                    <w:pStyle w:val="Compact"/>
                    <w:rPr>
                      <w:rFonts w:ascii="Arial" w:hAnsi="Arial" w:cs="Arial"/>
                    </w:rPr>
                  </w:pPr>
                </w:p>
              </w:tc>
              <w:tc>
                <w:tcPr>
                  <w:tcW w:w="1170" w:type="dxa"/>
                  <w:tcPrChange w:id="1165" w:author="Kendra Wyant" w:date="2026-04-29T15:51:00Z" w16du:dateUtc="2026-04-29T20:51:00Z">
                    <w:tcPr>
                      <w:tcW w:w="1260" w:type="dxa"/>
                      <w:gridSpan w:val="2"/>
                    </w:tcPr>
                  </w:tcPrChange>
                </w:tcPr>
                <w:p w14:paraId="30D54EC3" w14:textId="77777777" w:rsidR="0022083A" w:rsidRPr="00A1169D" w:rsidRDefault="0022083A" w:rsidP="000D61DD">
                  <w:pPr>
                    <w:pStyle w:val="Compact"/>
                    <w:rPr>
                      <w:rFonts w:ascii="Arial" w:hAnsi="Arial" w:cs="Arial"/>
                    </w:rPr>
                  </w:pPr>
                </w:p>
              </w:tc>
              <w:tc>
                <w:tcPr>
                  <w:tcW w:w="1170" w:type="dxa"/>
                  <w:tcPrChange w:id="1166" w:author="Kendra Wyant" w:date="2026-04-29T15:51:00Z" w16du:dateUtc="2026-04-29T20:51:00Z">
                    <w:tcPr>
                      <w:tcW w:w="1170" w:type="dxa"/>
                      <w:gridSpan w:val="2"/>
                    </w:tcPr>
                  </w:tcPrChange>
                </w:tcPr>
                <w:p w14:paraId="023B4B89" w14:textId="77777777" w:rsidR="0022083A" w:rsidRPr="00A1169D" w:rsidRDefault="0022083A" w:rsidP="000D61DD">
                  <w:pPr>
                    <w:pStyle w:val="Compact"/>
                    <w:rPr>
                      <w:rFonts w:ascii="Arial" w:hAnsi="Arial" w:cs="Arial"/>
                    </w:rPr>
                  </w:pPr>
                </w:p>
              </w:tc>
              <w:tc>
                <w:tcPr>
                  <w:tcW w:w="1440" w:type="dxa"/>
                  <w:tcPrChange w:id="1167" w:author="Kendra Wyant" w:date="2026-04-29T15:51:00Z" w16du:dateUtc="2026-04-29T20:51:00Z">
                    <w:tcPr>
                      <w:tcW w:w="1440" w:type="dxa"/>
                      <w:gridSpan w:val="3"/>
                    </w:tcPr>
                  </w:tcPrChange>
                </w:tcPr>
                <w:p w14:paraId="37CD7F31" w14:textId="77777777" w:rsidR="0022083A" w:rsidRPr="00A1169D" w:rsidRDefault="0022083A" w:rsidP="000D61DD">
                  <w:pPr>
                    <w:pStyle w:val="Compact"/>
                    <w:rPr>
                      <w:rFonts w:ascii="Arial" w:hAnsi="Arial" w:cs="Arial"/>
                    </w:rPr>
                  </w:pPr>
                </w:p>
              </w:tc>
            </w:tr>
            <w:tr w:rsidR="0022083A" w:rsidRPr="00A1169D" w14:paraId="2A472BE8" w14:textId="77777777" w:rsidTr="000D61DD">
              <w:trPr>
                <w:trPrChange w:id="1168" w:author="Kendra Wyant" w:date="2026-04-29T15:51:00Z" w16du:dateUtc="2026-04-29T20:51:00Z">
                  <w:trPr>
                    <w:gridAfter w:val="0"/>
                  </w:trPr>
                </w:trPrChange>
              </w:trPr>
              <w:tc>
                <w:tcPr>
                  <w:tcW w:w="4140" w:type="dxa"/>
                  <w:tcPrChange w:id="1169" w:author="Kendra Wyant" w:date="2026-04-29T15:51:00Z" w16du:dateUtc="2026-04-29T20:51:00Z">
                    <w:tcPr>
                      <w:tcW w:w="4140" w:type="dxa"/>
                    </w:tcPr>
                  </w:tcPrChange>
                </w:tcPr>
                <w:p w14:paraId="1E8CF7EC" w14:textId="72C806D5" w:rsidR="0022083A" w:rsidRPr="00A1169D" w:rsidRDefault="000D61DD" w:rsidP="000D61DD">
                  <w:pPr>
                    <w:pStyle w:val="Compact"/>
                    <w:rPr>
                      <w:rFonts w:ascii="Arial" w:hAnsi="Arial" w:cs="Arial"/>
                    </w:rPr>
                  </w:pPr>
                  <w:r>
                    <w:rPr>
                      <w:rFonts w:ascii="Arial" w:hAnsi="Arial" w:cs="Arial"/>
                    </w:rPr>
                    <w:t xml:space="preserve">     </w:t>
                  </w:r>
                  <w:r w:rsidRPr="00A1169D">
                    <w:rPr>
                      <w:rFonts w:ascii="Arial" w:hAnsi="Arial" w:cs="Arial"/>
                    </w:rPr>
                    <w:t>Female</w:t>
                  </w:r>
                </w:p>
              </w:tc>
              <w:tc>
                <w:tcPr>
                  <w:tcW w:w="630" w:type="dxa"/>
                  <w:tcPrChange w:id="1170" w:author="Kendra Wyant" w:date="2026-04-29T15:51:00Z" w16du:dateUtc="2026-04-29T20:51:00Z">
                    <w:tcPr>
                      <w:tcW w:w="720" w:type="dxa"/>
                      <w:gridSpan w:val="2"/>
                    </w:tcPr>
                  </w:tcPrChange>
                </w:tcPr>
                <w:p w14:paraId="210FD368" w14:textId="77777777" w:rsidR="0022083A" w:rsidRPr="00A1169D" w:rsidRDefault="00000000" w:rsidP="000D61DD">
                  <w:pPr>
                    <w:pStyle w:val="Compact"/>
                    <w:rPr>
                      <w:rFonts w:ascii="Arial" w:hAnsi="Arial" w:cs="Arial"/>
                    </w:rPr>
                    <w:pPrChange w:id="1171" w:author="Kendra Wyant" w:date="2026-04-29T15:51:00Z" w16du:dateUtc="2026-04-29T20:51:00Z">
                      <w:pPr>
                        <w:pStyle w:val="Compact"/>
                        <w:jc w:val="center"/>
                      </w:pPr>
                    </w:pPrChange>
                  </w:pPr>
                  <w:r w:rsidRPr="00A1169D">
                    <w:rPr>
                      <w:rFonts w:ascii="Arial" w:hAnsi="Arial" w:cs="Arial"/>
                    </w:rPr>
                    <w:t>74</w:t>
                  </w:r>
                </w:p>
              </w:tc>
              <w:tc>
                <w:tcPr>
                  <w:tcW w:w="810" w:type="dxa"/>
                  <w:tcPrChange w:id="1172" w:author="Kendra Wyant" w:date="2026-04-29T15:51:00Z" w16du:dateUtc="2026-04-29T20:51:00Z">
                    <w:tcPr>
                      <w:tcW w:w="810" w:type="dxa"/>
                      <w:gridSpan w:val="2"/>
                    </w:tcPr>
                  </w:tcPrChange>
                </w:tcPr>
                <w:p w14:paraId="772DF8DF" w14:textId="77777777" w:rsidR="0022083A" w:rsidRPr="00A1169D" w:rsidRDefault="00000000" w:rsidP="000D61DD">
                  <w:pPr>
                    <w:pStyle w:val="Compact"/>
                    <w:rPr>
                      <w:rFonts w:ascii="Arial" w:hAnsi="Arial" w:cs="Arial"/>
                    </w:rPr>
                    <w:pPrChange w:id="1173" w:author="Kendra Wyant" w:date="2026-04-29T15:51:00Z" w16du:dateUtc="2026-04-29T20:51:00Z">
                      <w:pPr>
                        <w:pStyle w:val="Compact"/>
                        <w:jc w:val="center"/>
                      </w:pPr>
                    </w:pPrChange>
                  </w:pPr>
                  <w:r w:rsidRPr="00A1169D">
                    <w:rPr>
                      <w:rFonts w:ascii="Arial" w:hAnsi="Arial" w:cs="Arial"/>
                    </w:rPr>
                    <w:t>51.4</w:t>
                  </w:r>
                </w:p>
              </w:tc>
              <w:tc>
                <w:tcPr>
                  <w:tcW w:w="1170" w:type="dxa"/>
                  <w:tcPrChange w:id="1174" w:author="Kendra Wyant" w:date="2026-04-29T15:51:00Z" w16du:dateUtc="2026-04-29T20:51:00Z">
                    <w:tcPr>
                      <w:tcW w:w="1260" w:type="dxa"/>
                      <w:gridSpan w:val="2"/>
                    </w:tcPr>
                  </w:tcPrChange>
                </w:tcPr>
                <w:p w14:paraId="39B176C7" w14:textId="77777777" w:rsidR="0022083A" w:rsidRPr="00A1169D" w:rsidRDefault="0022083A" w:rsidP="000D61DD">
                  <w:pPr>
                    <w:pStyle w:val="Compact"/>
                    <w:rPr>
                      <w:rFonts w:ascii="Arial" w:hAnsi="Arial" w:cs="Arial"/>
                    </w:rPr>
                  </w:pPr>
                </w:p>
              </w:tc>
              <w:tc>
                <w:tcPr>
                  <w:tcW w:w="1170" w:type="dxa"/>
                  <w:tcPrChange w:id="1175" w:author="Kendra Wyant" w:date="2026-04-29T15:51:00Z" w16du:dateUtc="2026-04-29T20:51:00Z">
                    <w:tcPr>
                      <w:tcW w:w="1170" w:type="dxa"/>
                      <w:gridSpan w:val="2"/>
                    </w:tcPr>
                  </w:tcPrChange>
                </w:tcPr>
                <w:p w14:paraId="68267C31" w14:textId="77777777" w:rsidR="0022083A" w:rsidRPr="00A1169D" w:rsidRDefault="0022083A" w:rsidP="000D61DD">
                  <w:pPr>
                    <w:pStyle w:val="Compact"/>
                    <w:rPr>
                      <w:rFonts w:ascii="Arial" w:hAnsi="Arial" w:cs="Arial"/>
                    </w:rPr>
                  </w:pPr>
                </w:p>
              </w:tc>
              <w:tc>
                <w:tcPr>
                  <w:tcW w:w="1440" w:type="dxa"/>
                  <w:tcPrChange w:id="1176" w:author="Kendra Wyant" w:date="2026-04-29T15:51:00Z" w16du:dateUtc="2026-04-29T20:51:00Z">
                    <w:tcPr>
                      <w:tcW w:w="1440" w:type="dxa"/>
                      <w:gridSpan w:val="3"/>
                    </w:tcPr>
                  </w:tcPrChange>
                </w:tcPr>
                <w:p w14:paraId="27776414" w14:textId="77777777" w:rsidR="0022083A" w:rsidRPr="00A1169D" w:rsidRDefault="0022083A" w:rsidP="000D61DD">
                  <w:pPr>
                    <w:pStyle w:val="Compact"/>
                    <w:rPr>
                      <w:rFonts w:ascii="Arial" w:hAnsi="Arial" w:cs="Arial"/>
                    </w:rPr>
                  </w:pPr>
                </w:p>
              </w:tc>
            </w:tr>
            <w:tr w:rsidR="0022083A" w:rsidRPr="00A1169D" w14:paraId="79F0A309" w14:textId="77777777" w:rsidTr="000D61DD">
              <w:trPr>
                <w:trPrChange w:id="1177" w:author="Kendra Wyant" w:date="2026-04-29T15:51:00Z" w16du:dateUtc="2026-04-29T20:51:00Z">
                  <w:trPr>
                    <w:gridAfter w:val="0"/>
                  </w:trPr>
                </w:trPrChange>
              </w:trPr>
              <w:tc>
                <w:tcPr>
                  <w:tcW w:w="4140" w:type="dxa"/>
                  <w:tcPrChange w:id="1178" w:author="Kendra Wyant" w:date="2026-04-29T15:51:00Z" w16du:dateUtc="2026-04-29T20:51:00Z">
                    <w:tcPr>
                      <w:tcW w:w="4140" w:type="dxa"/>
                    </w:tcPr>
                  </w:tcPrChange>
                </w:tcPr>
                <w:p w14:paraId="076C388E" w14:textId="4CAFF1DA" w:rsidR="0022083A" w:rsidRPr="00A1169D" w:rsidRDefault="000D61DD" w:rsidP="000D61DD">
                  <w:pPr>
                    <w:pStyle w:val="Compact"/>
                    <w:rPr>
                      <w:rFonts w:ascii="Arial" w:hAnsi="Arial" w:cs="Arial"/>
                    </w:rPr>
                  </w:pPr>
                  <w:r>
                    <w:rPr>
                      <w:rFonts w:ascii="Arial" w:hAnsi="Arial" w:cs="Arial"/>
                    </w:rPr>
                    <w:t xml:space="preserve">     </w:t>
                  </w:r>
                  <w:r w:rsidRPr="00A1169D">
                    <w:rPr>
                      <w:rFonts w:ascii="Arial" w:hAnsi="Arial" w:cs="Arial"/>
                    </w:rPr>
                    <w:t>Male</w:t>
                  </w:r>
                </w:p>
              </w:tc>
              <w:tc>
                <w:tcPr>
                  <w:tcW w:w="630" w:type="dxa"/>
                  <w:tcPrChange w:id="1179" w:author="Kendra Wyant" w:date="2026-04-29T15:51:00Z" w16du:dateUtc="2026-04-29T20:51:00Z">
                    <w:tcPr>
                      <w:tcW w:w="720" w:type="dxa"/>
                      <w:gridSpan w:val="2"/>
                    </w:tcPr>
                  </w:tcPrChange>
                </w:tcPr>
                <w:p w14:paraId="5DC247D2" w14:textId="77777777" w:rsidR="0022083A" w:rsidRPr="00A1169D" w:rsidRDefault="00000000" w:rsidP="000D61DD">
                  <w:pPr>
                    <w:pStyle w:val="Compact"/>
                    <w:rPr>
                      <w:rFonts w:ascii="Arial" w:hAnsi="Arial" w:cs="Arial"/>
                    </w:rPr>
                    <w:pPrChange w:id="1180" w:author="Kendra Wyant" w:date="2026-04-29T15:51:00Z" w16du:dateUtc="2026-04-29T20:51:00Z">
                      <w:pPr>
                        <w:pStyle w:val="Compact"/>
                        <w:jc w:val="center"/>
                      </w:pPr>
                    </w:pPrChange>
                  </w:pPr>
                  <w:r w:rsidRPr="00A1169D">
                    <w:rPr>
                      <w:rFonts w:ascii="Arial" w:hAnsi="Arial" w:cs="Arial"/>
                    </w:rPr>
                    <w:t>70</w:t>
                  </w:r>
                </w:p>
              </w:tc>
              <w:tc>
                <w:tcPr>
                  <w:tcW w:w="810" w:type="dxa"/>
                  <w:tcPrChange w:id="1181" w:author="Kendra Wyant" w:date="2026-04-29T15:51:00Z" w16du:dateUtc="2026-04-29T20:51:00Z">
                    <w:tcPr>
                      <w:tcW w:w="810" w:type="dxa"/>
                      <w:gridSpan w:val="2"/>
                    </w:tcPr>
                  </w:tcPrChange>
                </w:tcPr>
                <w:p w14:paraId="014A31E3" w14:textId="77777777" w:rsidR="0022083A" w:rsidRPr="00A1169D" w:rsidRDefault="00000000" w:rsidP="000D61DD">
                  <w:pPr>
                    <w:pStyle w:val="Compact"/>
                    <w:rPr>
                      <w:rFonts w:ascii="Arial" w:hAnsi="Arial" w:cs="Arial"/>
                    </w:rPr>
                    <w:pPrChange w:id="1182" w:author="Kendra Wyant" w:date="2026-04-29T15:51:00Z" w16du:dateUtc="2026-04-29T20:51:00Z">
                      <w:pPr>
                        <w:pStyle w:val="Compact"/>
                        <w:jc w:val="center"/>
                      </w:pPr>
                    </w:pPrChange>
                  </w:pPr>
                  <w:r w:rsidRPr="00A1169D">
                    <w:rPr>
                      <w:rFonts w:ascii="Arial" w:hAnsi="Arial" w:cs="Arial"/>
                    </w:rPr>
                    <w:t>48.6</w:t>
                  </w:r>
                </w:p>
              </w:tc>
              <w:tc>
                <w:tcPr>
                  <w:tcW w:w="1170" w:type="dxa"/>
                  <w:tcPrChange w:id="1183" w:author="Kendra Wyant" w:date="2026-04-29T15:51:00Z" w16du:dateUtc="2026-04-29T20:51:00Z">
                    <w:tcPr>
                      <w:tcW w:w="1260" w:type="dxa"/>
                      <w:gridSpan w:val="2"/>
                    </w:tcPr>
                  </w:tcPrChange>
                </w:tcPr>
                <w:p w14:paraId="166888D7" w14:textId="77777777" w:rsidR="0022083A" w:rsidRPr="00A1169D" w:rsidRDefault="0022083A" w:rsidP="000D61DD">
                  <w:pPr>
                    <w:pStyle w:val="Compact"/>
                    <w:rPr>
                      <w:rFonts w:ascii="Arial" w:hAnsi="Arial" w:cs="Arial"/>
                    </w:rPr>
                  </w:pPr>
                </w:p>
              </w:tc>
              <w:tc>
                <w:tcPr>
                  <w:tcW w:w="1170" w:type="dxa"/>
                  <w:tcPrChange w:id="1184" w:author="Kendra Wyant" w:date="2026-04-29T15:51:00Z" w16du:dateUtc="2026-04-29T20:51:00Z">
                    <w:tcPr>
                      <w:tcW w:w="1170" w:type="dxa"/>
                      <w:gridSpan w:val="2"/>
                    </w:tcPr>
                  </w:tcPrChange>
                </w:tcPr>
                <w:p w14:paraId="43565C80" w14:textId="77777777" w:rsidR="0022083A" w:rsidRPr="00A1169D" w:rsidRDefault="0022083A" w:rsidP="000D61DD">
                  <w:pPr>
                    <w:pStyle w:val="Compact"/>
                    <w:rPr>
                      <w:rFonts w:ascii="Arial" w:hAnsi="Arial" w:cs="Arial"/>
                    </w:rPr>
                  </w:pPr>
                </w:p>
              </w:tc>
              <w:tc>
                <w:tcPr>
                  <w:tcW w:w="1440" w:type="dxa"/>
                  <w:tcPrChange w:id="1185" w:author="Kendra Wyant" w:date="2026-04-29T15:51:00Z" w16du:dateUtc="2026-04-29T20:51:00Z">
                    <w:tcPr>
                      <w:tcW w:w="1440" w:type="dxa"/>
                      <w:gridSpan w:val="3"/>
                    </w:tcPr>
                  </w:tcPrChange>
                </w:tcPr>
                <w:p w14:paraId="632768E9" w14:textId="77777777" w:rsidR="0022083A" w:rsidRPr="00A1169D" w:rsidRDefault="0022083A" w:rsidP="000D61DD">
                  <w:pPr>
                    <w:pStyle w:val="Compact"/>
                    <w:rPr>
                      <w:rFonts w:ascii="Arial" w:hAnsi="Arial" w:cs="Arial"/>
                    </w:rPr>
                  </w:pPr>
                </w:p>
              </w:tc>
            </w:tr>
            <w:tr w:rsidR="0022083A" w:rsidRPr="00A1169D" w14:paraId="39DA8C57" w14:textId="77777777" w:rsidTr="000D61DD">
              <w:trPr>
                <w:trPrChange w:id="1186" w:author="Kendra Wyant" w:date="2026-04-29T15:51:00Z" w16du:dateUtc="2026-04-29T20:51:00Z">
                  <w:trPr>
                    <w:gridAfter w:val="0"/>
                  </w:trPr>
                </w:trPrChange>
              </w:trPr>
              <w:tc>
                <w:tcPr>
                  <w:tcW w:w="4140" w:type="dxa"/>
                  <w:tcPrChange w:id="1187" w:author="Kendra Wyant" w:date="2026-04-29T15:51:00Z" w16du:dateUtc="2026-04-29T20:51:00Z">
                    <w:tcPr>
                      <w:tcW w:w="4140" w:type="dxa"/>
                    </w:tcPr>
                  </w:tcPrChange>
                </w:tcPr>
                <w:p w14:paraId="1FAB7BCB" w14:textId="77777777" w:rsidR="0022083A" w:rsidRPr="00A1169D" w:rsidRDefault="00000000" w:rsidP="000D61DD">
                  <w:pPr>
                    <w:pStyle w:val="Compact"/>
                    <w:rPr>
                      <w:rFonts w:ascii="Arial" w:hAnsi="Arial" w:cs="Arial"/>
                    </w:rPr>
                  </w:pPr>
                  <w:r w:rsidRPr="00A1169D">
                    <w:rPr>
                      <w:rFonts w:ascii="Arial" w:hAnsi="Arial" w:cs="Arial"/>
                    </w:rPr>
                    <w:t>Race</w:t>
                  </w:r>
                </w:p>
              </w:tc>
              <w:tc>
                <w:tcPr>
                  <w:tcW w:w="630" w:type="dxa"/>
                  <w:tcPrChange w:id="1188" w:author="Kendra Wyant" w:date="2026-04-29T15:51:00Z" w16du:dateUtc="2026-04-29T20:51:00Z">
                    <w:tcPr>
                      <w:tcW w:w="720" w:type="dxa"/>
                      <w:gridSpan w:val="2"/>
                    </w:tcPr>
                  </w:tcPrChange>
                </w:tcPr>
                <w:p w14:paraId="10B8E767" w14:textId="77777777" w:rsidR="0022083A" w:rsidRPr="00A1169D" w:rsidRDefault="0022083A" w:rsidP="000D61DD">
                  <w:pPr>
                    <w:pStyle w:val="Compact"/>
                    <w:rPr>
                      <w:rFonts w:ascii="Arial" w:hAnsi="Arial" w:cs="Arial"/>
                    </w:rPr>
                  </w:pPr>
                </w:p>
              </w:tc>
              <w:tc>
                <w:tcPr>
                  <w:tcW w:w="810" w:type="dxa"/>
                  <w:tcPrChange w:id="1189" w:author="Kendra Wyant" w:date="2026-04-29T15:51:00Z" w16du:dateUtc="2026-04-29T20:51:00Z">
                    <w:tcPr>
                      <w:tcW w:w="810" w:type="dxa"/>
                      <w:gridSpan w:val="2"/>
                    </w:tcPr>
                  </w:tcPrChange>
                </w:tcPr>
                <w:p w14:paraId="209206ED" w14:textId="77777777" w:rsidR="0022083A" w:rsidRPr="00A1169D" w:rsidRDefault="0022083A" w:rsidP="000D61DD">
                  <w:pPr>
                    <w:pStyle w:val="Compact"/>
                    <w:rPr>
                      <w:rFonts w:ascii="Arial" w:hAnsi="Arial" w:cs="Arial"/>
                    </w:rPr>
                  </w:pPr>
                </w:p>
              </w:tc>
              <w:tc>
                <w:tcPr>
                  <w:tcW w:w="1170" w:type="dxa"/>
                  <w:tcPrChange w:id="1190" w:author="Kendra Wyant" w:date="2026-04-29T15:51:00Z" w16du:dateUtc="2026-04-29T20:51:00Z">
                    <w:tcPr>
                      <w:tcW w:w="1260" w:type="dxa"/>
                      <w:gridSpan w:val="2"/>
                    </w:tcPr>
                  </w:tcPrChange>
                </w:tcPr>
                <w:p w14:paraId="1D2087E5" w14:textId="77777777" w:rsidR="0022083A" w:rsidRPr="00A1169D" w:rsidRDefault="0022083A" w:rsidP="000D61DD">
                  <w:pPr>
                    <w:pStyle w:val="Compact"/>
                    <w:rPr>
                      <w:rFonts w:ascii="Arial" w:hAnsi="Arial" w:cs="Arial"/>
                    </w:rPr>
                  </w:pPr>
                </w:p>
              </w:tc>
              <w:tc>
                <w:tcPr>
                  <w:tcW w:w="1170" w:type="dxa"/>
                  <w:tcPrChange w:id="1191" w:author="Kendra Wyant" w:date="2026-04-29T15:51:00Z" w16du:dateUtc="2026-04-29T20:51:00Z">
                    <w:tcPr>
                      <w:tcW w:w="1170" w:type="dxa"/>
                      <w:gridSpan w:val="2"/>
                    </w:tcPr>
                  </w:tcPrChange>
                </w:tcPr>
                <w:p w14:paraId="040A0ED9" w14:textId="77777777" w:rsidR="0022083A" w:rsidRPr="00A1169D" w:rsidRDefault="0022083A" w:rsidP="000D61DD">
                  <w:pPr>
                    <w:pStyle w:val="Compact"/>
                    <w:rPr>
                      <w:rFonts w:ascii="Arial" w:hAnsi="Arial" w:cs="Arial"/>
                    </w:rPr>
                  </w:pPr>
                </w:p>
              </w:tc>
              <w:tc>
                <w:tcPr>
                  <w:tcW w:w="1440" w:type="dxa"/>
                  <w:tcPrChange w:id="1192" w:author="Kendra Wyant" w:date="2026-04-29T15:51:00Z" w16du:dateUtc="2026-04-29T20:51:00Z">
                    <w:tcPr>
                      <w:tcW w:w="1440" w:type="dxa"/>
                      <w:gridSpan w:val="3"/>
                    </w:tcPr>
                  </w:tcPrChange>
                </w:tcPr>
                <w:p w14:paraId="10E84638" w14:textId="77777777" w:rsidR="0022083A" w:rsidRPr="00A1169D" w:rsidRDefault="0022083A" w:rsidP="000D61DD">
                  <w:pPr>
                    <w:pStyle w:val="Compact"/>
                    <w:rPr>
                      <w:rFonts w:ascii="Arial" w:hAnsi="Arial" w:cs="Arial"/>
                    </w:rPr>
                  </w:pPr>
                </w:p>
              </w:tc>
            </w:tr>
            <w:tr w:rsidR="0022083A" w:rsidRPr="00A1169D" w14:paraId="3601F73A" w14:textId="77777777" w:rsidTr="000D61DD">
              <w:trPr>
                <w:trPrChange w:id="1193" w:author="Kendra Wyant" w:date="2026-04-29T15:51:00Z" w16du:dateUtc="2026-04-29T20:51:00Z">
                  <w:trPr>
                    <w:gridAfter w:val="0"/>
                  </w:trPr>
                </w:trPrChange>
              </w:trPr>
              <w:tc>
                <w:tcPr>
                  <w:tcW w:w="4140" w:type="dxa"/>
                  <w:tcPrChange w:id="1194" w:author="Kendra Wyant" w:date="2026-04-29T15:51:00Z" w16du:dateUtc="2026-04-29T20:51:00Z">
                    <w:tcPr>
                      <w:tcW w:w="4140" w:type="dxa"/>
                    </w:tcPr>
                  </w:tcPrChange>
                </w:tcPr>
                <w:p w14:paraId="73032A57" w14:textId="7C6CD768" w:rsidR="0022083A" w:rsidRPr="00A1169D" w:rsidRDefault="000D61DD" w:rsidP="000D61DD">
                  <w:pPr>
                    <w:pStyle w:val="Compact"/>
                    <w:rPr>
                      <w:rFonts w:ascii="Arial" w:hAnsi="Arial" w:cs="Arial"/>
                    </w:rPr>
                  </w:pPr>
                  <w:r>
                    <w:rPr>
                      <w:rFonts w:ascii="Arial" w:hAnsi="Arial" w:cs="Arial"/>
                    </w:rPr>
                    <w:t xml:space="preserve">     </w:t>
                  </w:r>
                  <w:r w:rsidRPr="00A1169D">
                    <w:rPr>
                      <w:rFonts w:ascii="Arial" w:hAnsi="Arial" w:cs="Arial"/>
                    </w:rPr>
                    <w:t>American Indian/Alaska Native</w:t>
                  </w:r>
                </w:p>
              </w:tc>
              <w:tc>
                <w:tcPr>
                  <w:tcW w:w="630" w:type="dxa"/>
                  <w:tcPrChange w:id="1195" w:author="Kendra Wyant" w:date="2026-04-29T15:51:00Z" w16du:dateUtc="2026-04-29T20:51:00Z">
                    <w:tcPr>
                      <w:tcW w:w="720" w:type="dxa"/>
                      <w:gridSpan w:val="2"/>
                    </w:tcPr>
                  </w:tcPrChange>
                </w:tcPr>
                <w:p w14:paraId="5B7C3E3F" w14:textId="77777777" w:rsidR="0022083A" w:rsidRPr="00A1169D" w:rsidRDefault="00000000" w:rsidP="000D61DD">
                  <w:pPr>
                    <w:pStyle w:val="Compact"/>
                    <w:rPr>
                      <w:rFonts w:ascii="Arial" w:hAnsi="Arial" w:cs="Arial"/>
                    </w:rPr>
                    <w:pPrChange w:id="1196" w:author="Kendra Wyant" w:date="2026-04-29T15:51:00Z" w16du:dateUtc="2026-04-29T20:51:00Z">
                      <w:pPr>
                        <w:pStyle w:val="Compact"/>
                        <w:jc w:val="center"/>
                      </w:pPr>
                    </w:pPrChange>
                  </w:pPr>
                  <w:r w:rsidRPr="00A1169D">
                    <w:rPr>
                      <w:rFonts w:ascii="Arial" w:hAnsi="Arial" w:cs="Arial"/>
                    </w:rPr>
                    <w:t>3</w:t>
                  </w:r>
                </w:p>
              </w:tc>
              <w:tc>
                <w:tcPr>
                  <w:tcW w:w="810" w:type="dxa"/>
                  <w:tcPrChange w:id="1197" w:author="Kendra Wyant" w:date="2026-04-29T15:51:00Z" w16du:dateUtc="2026-04-29T20:51:00Z">
                    <w:tcPr>
                      <w:tcW w:w="810" w:type="dxa"/>
                      <w:gridSpan w:val="2"/>
                    </w:tcPr>
                  </w:tcPrChange>
                </w:tcPr>
                <w:p w14:paraId="486CE45B" w14:textId="77777777" w:rsidR="0022083A" w:rsidRPr="00A1169D" w:rsidRDefault="00000000" w:rsidP="000D61DD">
                  <w:pPr>
                    <w:pStyle w:val="Compact"/>
                    <w:rPr>
                      <w:rFonts w:ascii="Arial" w:hAnsi="Arial" w:cs="Arial"/>
                    </w:rPr>
                    <w:pPrChange w:id="1198" w:author="Kendra Wyant" w:date="2026-04-29T15:51:00Z" w16du:dateUtc="2026-04-29T20:51:00Z">
                      <w:pPr>
                        <w:pStyle w:val="Compact"/>
                        <w:jc w:val="center"/>
                      </w:pPr>
                    </w:pPrChange>
                  </w:pPr>
                  <w:r w:rsidRPr="00A1169D">
                    <w:rPr>
                      <w:rFonts w:ascii="Arial" w:hAnsi="Arial" w:cs="Arial"/>
                    </w:rPr>
                    <w:t>2.1</w:t>
                  </w:r>
                </w:p>
              </w:tc>
              <w:tc>
                <w:tcPr>
                  <w:tcW w:w="1170" w:type="dxa"/>
                  <w:tcPrChange w:id="1199" w:author="Kendra Wyant" w:date="2026-04-29T15:51:00Z" w16du:dateUtc="2026-04-29T20:51:00Z">
                    <w:tcPr>
                      <w:tcW w:w="1260" w:type="dxa"/>
                      <w:gridSpan w:val="2"/>
                    </w:tcPr>
                  </w:tcPrChange>
                </w:tcPr>
                <w:p w14:paraId="14815F5D" w14:textId="77777777" w:rsidR="0022083A" w:rsidRPr="00A1169D" w:rsidRDefault="0022083A" w:rsidP="000D61DD">
                  <w:pPr>
                    <w:pStyle w:val="Compact"/>
                    <w:rPr>
                      <w:rFonts w:ascii="Arial" w:hAnsi="Arial" w:cs="Arial"/>
                    </w:rPr>
                  </w:pPr>
                </w:p>
              </w:tc>
              <w:tc>
                <w:tcPr>
                  <w:tcW w:w="1170" w:type="dxa"/>
                  <w:tcPrChange w:id="1200" w:author="Kendra Wyant" w:date="2026-04-29T15:51:00Z" w16du:dateUtc="2026-04-29T20:51:00Z">
                    <w:tcPr>
                      <w:tcW w:w="1170" w:type="dxa"/>
                      <w:gridSpan w:val="2"/>
                    </w:tcPr>
                  </w:tcPrChange>
                </w:tcPr>
                <w:p w14:paraId="42342044" w14:textId="77777777" w:rsidR="0022083A" w:rsidRPr="00A1169D" w:rsidRDefault="0022083A" w:rsidP="000D61DD">
                  <w:pPr>
                    <w:pStyle w:val="Compact"/>
                    <w:rPr>
                      <w:rFonts w:ascii="Arial" w:hAnsi="Arial" w:cs="Arial"/>
                    </w:rPr>
                  </w:pPr>
                </w:p>
              </w:tc>
              <w:tc>
                <w:tcPr>
                  <w:tcW w:w="1440" w:type="dxa"/>
                  <w:tcPrChange w:id="1201" w:author="Kendra Wyant" w:date="2026-04-29T15:51:00Z" w16du:dateUtc="2026-04-29T20:51:00Z">
                    <w:tcPr>
                      <w:tcW w:w="1440" w:type="dxa"/>
                      <w:gridSpan w:val="3"/>
                    </w:tcPr>
                  </w:tcPrChange>
                </w:tcPr>
                <w:p w14:paraId="64C6B45B" w14:textId="77777777" w:rsidR="0022083A" w:rsidRPr="00A1169D" w:rsidRDefault="0022083A" w:rsidP="000D61DD">
                  <w:pPr>
                    <w:pStyle w:val="Compact"/>
                    <w:rPr>
                      <w:rFonts w:ascii="Arial" w:hAnsi="Arial" w:cs="Arial"/>
                    </w:rPr>
                  </w:pPr>
                </w:p>
              </w:tc>
            </w:tr>
            <w:tr w:rsidR="0022083A" w:rsidRPr="00A1169D" w14:paraId="05BDE55D" w14:textId="77777777" w:rsidTr="000D61DD">
              <w:trPr>
                <w:trPrChange w:id="1202" w:author="Kendra Wyant" w:date="2026-04-29T15:51:00Z" w16du:dateUtc="2026-04-29T20:51:00Z">
                  <w:trPr>
                    <w:gridAfter w:val="0"/>
                  </w:trPr>
                </w:trPrChange>
              </w:trPr>
              <w:tc>
                <w:tcPr>
                  <w:tcW w:w="4140" w:type="dxa"/>
                  <w:tcPrChange w:id="1203" w:author="Kendra Wyant" w:date="2026-04-29T15:51:00Z" w16du:dateUtc="2026-04-29T20:51:00Z">
                    <w:tcPr>
                      <w:tcW w:w="4140" w:type="dxa"/>
                    </w:tcPr>
                  </w:tcPrChange>
                </w:tcPr>
                <w:p w14:paraId="047642B1" w14:textId="2C186C78" w:rsidR="0022083A" w:rsidRPr="00A1169D" w:rsidRDefault="000D61DD" w:rsidP="000D61DD">
                  <w:pPr>
                    <w:pStyle w:val="Compact"/>
                    <w:rPr>
                      <w:rFonts w:ascii="Arial" w:hAnsi="Arial" w:cs="Arial"/>
                    </w:rPr>
                  </w:pPr>
                  <w:r>
                    <w:rPr>
                      <w:rFonts w:ascii="Arial" w:hAnsi="Arial" w:cs="Arial"/>
                    </w:rPr>
                    <w:t xml:space="preserve">     </w:t>
                  </w:r>
                  <w:r w:rsidRPr="00A1169D">
                    <w:rPr>
                      <w:rFonts w:ascii="Arial" w:hAnsi="Arial" w:cs="Arial"/>
                    </w:rPr>
                    <w:t>Asian</w:t>
                  </w:r>
                </w:p>
              </w:tc>
              <w:tc>
                <w:tcPr>
                  <w:tcW w:w="630" w:type="dxa"/>
                  <w:tcPrChange w:id="1204" w:author="Kendra Wyant" w:date="2026-04-29T15:51:00Z" w16du:dateUtc="2026-04-29T20:51:00Z">
                    <w:tcPr>
                      <w:tcW w:w="720" w:type="dxa"/>
                      <w:gridSpan w:val="2"/>
                    </w:tcPr>
                  </w:tcPrChange>
                </w:tcPr>
                <w:p w14:paraId="47E932E1" w14:textId="77777777" w:rsidR="0022083A" w:rsidRPr="00A1169D" w:rsidRDefault="00000000" w:rsidP="000D61DD">
                  <w:pPr>
                    <w:pStyle w:val="Compact"/>
                    <w:rPr>
                      <w:rFonts w:ascii="Arial" w:hAnsi="Arial" w:cs="Arial"/>
                    </w:rPr>
                    <w:pPrChange w:id="1205" w:author="Kendra Wyant" w:date="2026-04-29T15:51:00Z" w16du:dateUtc="2026-04-29T20:51:00Z">
                      <w:pPr>
                        <w:pStyle w:val="Compact"/>
                        <w:jc w:val="center"/>
                      </w:pPr>
                    </w:pPrChange>
                  </w:pPr>
                  <w:r w:rsidRPr="00A1169D">
                    <w:rPr>
                      <w:rFonts w:ascii="Arial" w:hAnsi="Arial" w:cs="Arial"/>
                    </w:rPr>
                    <w:t>2</w:t>
                  </w:r>
                </w:p>
              </w:tc>
              <w:tc>
                <w:tcPr>
                  <w:tcW w:w="810" w:type="dxa"/>
                  <w:tcPrChange w:id="1206" w:author="Kendra Wyant" w:date="2026-04-29T15:51:00Z" w16du:dateUtc="2026-04-29T20:51:00Z">
                    <w:tcPr>
                      <w:tcW w:w="810" w:type="dxa"/>
                      <w:gridSpan w:val="2"/>
                    </w:tcPr>
                  </w:tcPrChange>
                </w:tcPr>
                <w:p w14:paraId="5851AC84" w14:textId="77777777" w:rsidR="0022083A" w:rsidRPr="00A1169D" w:rsidRDefault="00000000" w:rsidP="000D61DD">
                  <w:pPr>
                    <w:pStyle w:val="Compact"/>
                    <w:rPr>
                      <w:rFonts w:ascii="Arial" w:hAnsi="Arial" w:cs="Arial"/>
                    </w:rPr>
                    <w:pPrChange w:id="1207" w:author="Kendra Wyant" w:date="2026-04-29T15:51:00Z" w16du:dateUtc="2026-04-29T20:51:00Z">
                      <w:pPr>
                        <w:pStyle w:val="Compact"/>
                        <w:jc w:val="center"/>
                      </w:pPr>
                    </w:pPrChange>
                  </w:pPr>
                  <w:r w:rsidRPr="00A1169D">
                    <w:rPr>
                      <w:rFonts w:ascii="Arial" w:hAnsi="Arial" w:cs="Arial"/>
                    </w:rPr>
                    <w:t>1.4</w:t>
                  </w:r>
                </w:p>
              </w:tc>
              <w:tc>
                <w:tcPr>
                  <w:tcW w:w="1170" w:type="dxa"/>
                  <w:tcPrChange w:id="1208" w:author="Kendra Wyant" w:date="2026-04-29T15:51:00Z" w16du:dateUtc="2026-04-29T20:51:00Z">
                    <w:tcPr>
                      <w:tcW w:w="1260" w:type="dxa"/>
                      <w:gridSpan w:val="2"/>
                    </w:tcPr>
                  </w:tcPrChange>
                </w:tcPr>
                <w:p w14:paraId="5054286E" w14:textId="77777777" w:rsidR="0022083A" w:rsidRPr="00A1169D" w:rsidRDefault="0022083A" w:rsidP="000D61DD">
                  <w:pPr>
                    <w:pStyle w:val="Compact"/>
                    <w:rPr>
                      <w:rFonts w:ascii="Arial" w:hAnsi="Arial" w:cs="Arial"/>
                    </w:rPr>
                  </w:pPr>
                </w:p>
              </w:tc>
              <w:tc>
                <w:tcPr>
                  <w:tcW w:w="1170" w:type="dxa"/>
                  <w:tcPrChange w:id="1209" w:author="Kendra Wyant" w:date="2026-04-29T15:51:00Z" w16du:dateUtc="2026-04-29T20:51:00Z">
                    <w:tcPr>
                      <w:tcW w:w="1170" w:type="dxa"/>
                      <w:gridSpan w:val="2"/>
                    </w:tcPr>
                  </w:tcPrChange>
                </w:tcPr>
                <w:p w14:paraId="479FF40E" w14:textId="77777777" w:rsidR="0022083A" w:rsidRPr="00A1169D" w:rsidRDefault="0022083A" w:rsidP="000D61DD">
                  <w:pPr>
                    <w:pStyle w:val="Compact"/>
                    <w:rPr>
                      <w:rFonts w:ascii="Arial" w:hAnsi="Arial" w:cs="Arial"/>
                    </w:rPr>
                  </w:pPr>
                </w:p>
              </w:tc>
              <w:tc>
                <w:tcPr>
                  <w:tcW w:w="1440" w:type="dxa"/>
                  <w:tcPrChange w:id="1210" w:author="Kendra Wyant" w:date="2026-04-29T15:51:00Z" w16du:dateUtc="2026-04-29T20:51:00Z">
                    <w:tcPr>
                      <w:tcW w:w="1440" w:type="dxa"/>
                      <w:gridSpan w:val="3"/>
                    </w:tcPr>
                  </w:tcPrChange>
                </w:tcPr>
                <w:p w14:paraId="5E628CBC" w14:textId="77777777" w:rsidR="0022083A" w:rsidRPr="00A1169D" w:rsidRDefault="0022083A" w:rsidP="000D61DD">
                  <w:pPr>
                    <w:pStyle w:val="Compact"/>
                    <w:rPr>
                      <w:rFonts w:ascii="Arial" w:hAnsi="Arial" w:cs="Arial"/>
                    </w:rPr>
                  </w:pPr>
                </w:p>
              </w:tc>
            </w:tr>
            <w:tr w:rsidR="0022083A" w:rsidRPr="00A1169D" w14:paraId="36C0A2EA" w14:textId="77777777" w:rsidTr="000D61DD">
              <w:trPr>
                <w:trPrChange w:id="1211" w:author="Kendra Wyant" w:date="2026-04-29T15:51:00Z" w16du:dateUtc="2026-04-29T20:51:00Z">
                  <w:trPr>
                    <w:gridAfter w:val="0"/>
                  </w:trPr>
                </w:trPrChange>
              </w:trPr>
              <w:tc>
                <w:tcPr>
                  <w:tcW w:w="4140" w:type="dxa"/>
                  <w:tcPrChange w:id="1212" w:author="Kendra Wyant" w:date="2026-04-29T15:51:00Z" w16du:dateUtc="2026-04-29T20:51:00Z">
                    <w:tcPr>
                      <w:tcW w:w="4140" w:type="dxa"/>
                    </w:tcPr>
                  </w:tcPrChange>
                </w:tcPr>
                <w:p w14:paraId="6114C4D3" w14:textId="68756C66" w:rsidR="0022083A" w:rsidRPr="00A1169D" w:rsidRDefault="000D61DD" w:rsidP="000D61DD">
                  <w:pPr>
                    <w:pStyle w:val="Compact"/>
                    <w:rPr>
                      <w:rFonts w:ascii="Arial" w:hAnsi="Arial" w:cs="Arial"/>
                    </w:rPr>
                  </w:pPr>
                  <w:r>
                    <w:rPr>
                      <w:rFonts w:ascii="Arial" w:hAnsi="Arial" w:cs="Arial"/>
                    </w:rPr>
                    <w:t xml:space="preserve">     </w:t>
                  </w:r>
                  <w:r w:rsidRPr="00A1169D">
                    <w:rPr>
                      <w:rFonts w:ascii="Arial" w:hAnsi="Arial" w:cs="Arial"/>
                    </w:rPr>
                    <w:t>Black/African American</w:t>
                  </w:r>
                </w:p>
              </w:tc>
              <w:tc>
                <w:tcPr>
                  <w:tcW w:w="630" w:type="dxa"/>
                  <w:tcPrChange w:id="1213" w:author="Kendra Wyant" w:date="2026-04-29T15:51:00Z" w16du:dateUtc="2026-04-29T20:51:00Z">
                    <w:tcPr>
                      <w:tcW w:w="720" w:type="dxa"/>
                      <w:gridSpan w:val="2"/>
                    </w:tcPr>
                  </w:tcPrChange>
                </w:tcPr>
                <w:p w14:paraId="74CFBAA6" w14:textId="77777777" w:rsidR="0022083A" w:rsidRPr="00A1169D" w:rsidRDefault="00000000" w:rsidP="000D61DD">
                  <w:pPr>
                    <w:pStyle w:val="Compact"/>
                    <w:rPr>
                      <w:rFonts w:ascii="Arial" w:hAnsi="Arial" w:cs="Arial"/>
                    </w:rPr>
                    <w:pPrChange w:id="1214" w:author="Kendra Wyant" w:date="2026-04-29T15:51:00Z" w16du:dateUtc="2026-04-29T20:51:00Z">
                      <w:pPr>
                        <w:pStyle w:val="Compact"/>
                        <w:jc w:val="center"/>
                      </w:pPr>
                    </w:pPrChange>
                  </w:pPr>
                  <w:r w:rsidRPr="00A1169D">
                    <w:rPr>
                      <w:rFonts w:ascii="Arial" w:hAnsi="Arial" w:cs="Arial"/>
                    </w:rPr>
                    <w:t>8</w:t>
                  </w:r>
                </w:p>
              </w:tc>
              <w:tc>
                <w:tcPr>
                  <w:tcW w:w="810" w:type="dxa"/>
                  <w:tcPrChange w:id="1215" w:author="Kendra Wyant" w:date="2026-04-29T15:51:00Z" w16du:dateUtc="2026-04-29T20:51:00Z">
                    <w:tcPr>
                      <w:tcW w:w="810" w:type="dxa"/>
                      <w:gridSpan w:val="2"/>
                    </w:tcPr>
                  </w:tcPrChange>
                </w:tcPr>
                <w:p w14:paraId="60387700" w14:textId="77777777" w:rsidR="0022083A" w:rsidRPr="00A1169D" w:rsidRDefault="00000000" w:rsidP="000D61DD">
                  <w:pPr>
                    <w:pStyle w:val="Compact"/>
                    <w:rPr>
                      <w:rFonts w:ascii="Arial" w:hAnsi="Arial" w:cs="Arial"/>
                    </w:rPr>
                    <w:pPrChange w:id="1216" w:author="Kendra Wyant" w:date="2026-04-29T15:51:00Z" w16du:dateUtc="2026-04-29T20:51:00Z">
                      <w:pPr>
                        <w:pStyle w:val="Compact"/>
                        <w:jc w:val="center"/>
                      </w:pPr>
                    </w:pPrChange>
                  </w:pPr>
                  <w:r w:rsidRPr="00A1169D">
                    <w:rPr>
                      <w:rFonts w:ascii="Arial" w:hAnsi="Arial" w:cs="Arial"/>
                    </w:rPr>
                    <w:t>5.6</w:t>
                  </w:r>
                </w:p>
              </w:tc>
              <w:tc>
                <w:tcPr>
                  <w:tcW w:w="1170" w:type="dxa"/>
                  <w:tcPrChange w:id="1217" w:author="Kendra Wyant" w:date="2026-04-29T15:51:00Z" w16du:dateUtc="2026-04-29T20:51:00Z">
                    <w:tcPr>
                      <w:tcW w:w="1260" w:type="dxa"/>
                      <w:gridSpan w:val="2"/>
                    </w:tcPr>
                  </w:tcPrChange>
                </w:tcPr>
                <w:p w14:paraId="713A2F36" w14:textId="77777777" w:rsidR="0022083A" w:rsidRPr="00A1169D" w:rsidRDefault="0022083A" w:rsidP="000D61DD">
                  <w:pPr>
                    <w:pStyle w:val="Compact"/>
                    <w:rPr>
                      <w:rFonts w:ascii="Arial" w:hAnsi="Arial" w:cs="Arial"/>
                    </w:rPr>
                  </w:pPr>
                </w:p>
              </w:tc>
              <w:tc>
                <w:tcPr>
                  <w:tcW w:w="1170" w:type="dxa"/>
                  <w:tcPrChange w:id="1218" w:author="Kendra Wyant" w:date="2026-04-29T15:51:00Z" w16du:dateUtc="2026-04-29T20:51:00Z">
                    <w:tcPr>
                      <w:tcW w:w="1170" w:type="dxa"/>
                      <w:gridSpan w:val="2"/>
                    </w:tcPr>
                  </w:tcPrChange>
                </w:tcPr>
                <w:p w14:paraId="60322041" w14:textId="77777777" w:rsidR="0022083A" w:rsidRPr="00A1169D" w:rsidRDefault="0022083A" w:rsidP="000D61DD">
                  <w:pPr>
                    <w:pStyle w:val="Compact"/>
                    <w:rPr>
                      <w:rFonts w:ascii="Arial" w:hAnsi="Arial" w:cs="Arial"/>
                    </w:rPr>
                  </w:pPr>
                </w:p>
              </w:tc>
              <w:tc>
                <w:tcPr>
                  <w:tcW w:w="1440" w:type="dxa"/>
                  <w:tcPrChange w:id="1219" w:author="Kendra Wyant" w:date="2026-04-29T15:51:00Z" w16du:dateUtc="2026-04-29T20:51:00Z">
                    <w:tcPr>
                      <w:tcW w:w="1440" w:type="dxa"/>
                      <w:gridSpan w:val="3"/>
                    </w:tcPr>
                  </w:tcPrChange>
                </w:tcPr>
                <w:p w14:paraId="7E0C3E58" w14:textId="77777777" w:rsidR="0022083A" w:rsidRPr="00A1169D" w:rsidRDefault="0022083A" w:rsidP="000D61DD">
                  <w:pPr>
                    <w:pStyle w:val="Compact"/>
                    <w:rPr>
                      <w:rFonts w:ascii="Arial" w:hAnsi="Arial" w:cs="Arial"/>
                    </w:rPr>
                  </w:pPr>
                </w:p>
              </w:tc>
            </w:tr>
            <w:tr w:rsidR="0022083A" w:rsidRPr="00A1169D" w14:paraId="0D639A3D" w14:textId="77777777" w:rsidTr="000D61DD">
              <w:trPr>
                <w:trPrChange w:id="1220" w:author="Kendra Wyant" w:date="2026-04-29T15:51:00Z" w16du:dateUtc="2026-04-29T20:51:00Z">
                  <w:trPr>
                    <w:gridAfter w:val="0"/>
                  </w:trPr>
                </w:trPrChange>
              </w:trPr>
              <w:tc>
                <w:tcPr>
                  <w:tcW w:w="4140" w:type="dxa"/>
                  <w:tcPrChange w:id="1221" w:author="Kendra Wyant" w:date="2026-04-29T15:51:00Z" w16du:dateUtc="2026-04-29T20:51:00Z">
                    <w:tcPr>
                      <w:tcW w:w="4140" w:type="dxa"/>
                    </w:tcPr>
                  </w:tcPrChange>
                </w:tcPr>
                <w:p w14:paraId="1736C90C" w14:textId="4F1596D2" w:rsidR="0022083A" w:rsidRPr="00A1169D" w:rsidRDefault="000D61DD" w:rsidP="000D61DD">
                  <w:pPr>
                    <w:pStyle w:val="Compact"/>
                    <w:rPr>
                      <w:rFonts w:ascii="Arial" w:hAnsi="Arial" w:cs="Arial"/>
                    </w:rPr>
                  </w:pPr>
                  <w:r>
                    <w:rPr>
                      <w:rFonts w:ascii="Arial" w:hAnsi="Arial" w:cs="Arial"/>
                    </w:rPr>
                    <w:t xml:space="preserve">     </w:t>
                  </w:r>
                  <w:r w:rsidRPr="00A1169D">
                    <w:rPr>
                      <w:rFonts w:ascii="Arial" w:hAnsi="Arial" w:cs="Arial"/>
                    </w:rPr>
                    <w:t>White/Caucasian</w:t>
                  </w:r>
                </w:p>
              </w:tc>
              <w:tc>
                <w:tcPr>
                  <w:tcW w:w="630" w:type="dxa"/>
                  <w:tcPrChange w:id="1222" w:author="Kendra Wyant" w:date="2026-04-29T15:51:00Z" w16du:dateUtc="2026-04-29T20:51:00Z">
                    <w:tcPr>
                      <w:tcW w:w="720" w:type="dxa"/>
                      <w:gridSpan w:val="2"/>
                    </w:tcPr>
                  </w:tcPrChange>
                </w:tcPr>
                <w:p w14:paraId="2BCB8343" w14:textId="77777777" w:rsidR="0022083A" w:rsidRPr="00A1169D" w:rsidRDefault="00000000" w:rsidP="000D61DD">
                  <w:pPr>
                    <w:pStyle w:val="Compact"/>
                    <w:rPr>
                      <w:rFonts w:ascii="Arial" w:hAnsi="Arial" w:cs="Arial"/>
                    </w:rPr>
                    <w:pPrChange w:id="1223" w:author="Kendra Wyant" w:date="2026-04-29T15:51:00Z" w16du:dateUtc="2026-04-29T20:51:00Z">
                      <w:pPr>
                        <w:pStyle w:val="Compact"/>
                        <w:jc w:val="center"/>
                      </w:pPr>
                    </w:pPrChange>
                  </w:pPr>
                  <w:r w:rsidRPr="00A1169D">
                    <w:rPr>
                      <w:rFonts w:ascii="Arial" w:hAnsi="Arial" w:cs="Arial"/>
                    </w:rPr>
                    <w:t>125</w:t>
                  </w:r>
                </w:p>
              </w:tc>
              <w:tc>
                <w:tcPr>
                  <w:tcW w:w="810" w:type="dxa"/>
                  <w:tcPrChange w:id="1224" w:author="Kendra Wyant" w:date="2026-04-29T15:51:00Z" w16du:dateUtc="2026-04-29T20:51:00Z">
                    <w:tcPr>
                      <w:tcW w:w="810" w:type="dxa"/>
                      <w:gridSpan w:val="2"/>
                    </w:tcPr>
                  </w:tcPrChange>
                </w:tcPr>
                <w:p w14:paraId="39777A21" w14:textId="77777777" w:rsidR="0022083A" w:rsidRPr="00A1169D" w:rsidRDefault="00000000" w:rsidP="000D61DD">
                  <w:pPr>
                    <w:pStyle w:val="Compact"/>
                    <w:rPr>
                      <w:rFonts w:ascii="Arial" w:hAnsi="Arial" w:cs="Arial"/>
                    </w:rPr>
                    <w:pPrChange w:id="1225" w:author="Kendra Wyant" w:date="2026-04-29T15:51:00Z" w16du:dateUtc="2026-04-29T20:51:00Z">
                      <w:pPr>
                        <w:pStyle w:val="Compact"/>
                        <w:jc w:val="center"/>
                      </w:pPr>
                    </w:pPrChange>
                  </w:pPr>
                  <w:r w:rsidRPr="00A1169D">
                    <w:rPr>
                      <w:rFonts w:ascii="Arial" w:hAnsi="Arial" w:cs="Arial"/>
                    </w:rPr>
                    <w:t>86.8</w:t>
                  </w:r>
                </w:p>
              </w:tc>
              <w:tc>
                <w:tcPr>
                  <w:tcW w:w="1170" w:type="dxa"/>
                  <w:tcPrChange w:id="1226" w:author="Kendra Wyant" w:date="2026-04-29T15:51:00Z" w16du:dateUtc="2026-04-29T20:51:00Z">
                    <w:tcPr>
                      <w:tcW w:w="1260" w:type="dxa"/>
                      <w:gridSpan w:val="2"/>
                    </w:tcPr>
                  </w:tcPrChange>
                </w:tcPr>
                <w:p w14:paraId="37952732" w14:textId="77777777" w:rsidR="0022083A" w:rsidRPr="00A1169D" w:rsidRDefault="0022083A" w:rsidP="000D61DD">
                  <w:pPr>
                    <w:pStyle w:val="Compact"/>
                    <w:rPr>
                      <w:rFonts w:ascii="Arial" w:hAnsi="Arial" w:cs="Arial"/>
                    </w:rPr>
                  </w:pPr>
                </w:p>
              </w:tc>
              <w:tc>
                <w:tcPr>
                  <w:tcW w:w="1170" w:type="dxa"/>
                  <w:tcPrChange w:id="1227" w:author="Kendra Wyant" w:date="2026-04-29T15:51:00Z" w16du:dateUtc="2026-04-29T20:51:00Z">
                    <w:tcPr>
                      <w:tcW w:w="1170" w:type="dxa"/>
                      <w:gridSpan w:val="2"/>
                    </w:tcPr>
                  </w:tcPrChange>
                </w:tcPr>
                <w:p w14:paraId="700D6F85" w14:textId="77777777" w:rsidR="0022083A" w:rsidRPr="00A1169D" w:rsidRDefault="0022083A" w:rsidP="000D61DD">
                  <w:pPr>
                    <w:pStyle w:val="Compact"/>
                    <w:rPr>
                      <w:rFonts w:ascii="Arial" w:hAnsi="Arial" w:cs="Arial"/>
                    </w:rPr>
                  </w:pPr>
                </w:p>
              </w:tc>
              <w:tc>
                <w:tcPr>
                  <w:tcW w:w="1440" w:type="dxa"/>
                  <w:tcPrChange w:id="1228" w:author="Kendra Wyant" w:date="2026-04-29T15:51:00Z" w16du:dateUtc="2026-04-29T20:51:00Z">
                    <w:tcPr>
                      <w:tcW w:w="1440" w:type="dxa"/>
                      <w:gridSpan w:val="3"/>
                    </w:tcPr>
                  </w:tcPrChange>
                </w:tcPr>
                <w:p w14:paraId="4E7C30A9" w14:textId="77777777" w:rsidR="0022083A" w:rsidRPr="00A1169D" w:rsidRDefault="0022083A" w:rsidP="000D61DD">
                  <w:pPr>
                    <w:pStyle w:val="Compact"/>
                    <w:rPr>
                      <w:rFonts w:ascii="Arial" w:hAnsi="Arial" w:cs="Arial"/>
                    </w:rPr>
                  </w:pPr>
                </w:p>
              </w:tc>
            </w:tr>
            <w:tr w:rsidR="0022083A" w:rsidRPr="00A1169D" w14:paraId="30345225" w14:textId="77777777" w:rsidTr="000D61DD">
              <w:trPr>
                <w:trPrChange w:id="1229" w:author="Kendra Wyant" w:date="2026-04-29T15:51:00Z" w16du:dateUtc="2026-04-29T20:51:00Z">
                  <w:trPr>
                    <w:gridAfter w:val="0"/>
                  </w:trPr>
                </w:trPrChange>
              </w:trPr>
              <w:tc>
                <w:tcPr>
                  <w:tcW w:w="4140" w:type="dxa"/>
                  <w:tcPrChange w:id="1230" w:author="Kendra Wyant" w:date="2026-04-29T15:51:00Z" w16du:dateUtc="2026-04-29T20:51:00Z">
                    <w:tcPr>
                      <w:tcW w:w="4140" w:type="dxa"/>
                    </w:tcPr>
                  </w:tcPrChange>
                </w:tcPr>
                <w:p w14:paraId="4120DDA4" w14:textId="4D1C8033" w:rsidR="0022083A" w:rsidRPr="00A1169D" w:rsidRDefault="000D61DD" w:rsidP="000D61DD">
                  <w:pPr>
                    <w:pStyle w:val="Compact"/>
                    <w:rPr>
                      <w:rFonts w:ascii="Arial" w:hAnsi="Arial" w:cs="Arial"/>
                    </w:rPr>
                  </w:pPr>
                  <w:r>
                    <w:rPr>
                      <w:rFonts w:ascii="Arial" w:hAnsi="Arial" w:cs="Arial"/>
                    </w:rPr>
                    <w:t xml:space="preserve">     </w:t>
                  </w:r>
                  <w:r w:rsidRPr="00A1169D">
                    <w:rPr>
                      <w:rFonts w:ascii="Arial" w:hAnsi="Arial" w:cs="Arial"/>
                    </w:rPr>
                    <w:t>Other/Multiracial</w:t>
                  </w:r>
                </w:p>
              </w:tc>
              <w:tc>
                <w:tcPr>
                  <w:tcW w:w="630" w:type="dxa"/>
                  <w:tcPrChange w:id="1231" w:author="Kendra Wyant" w:date="2026-04-29T15:51:00Z" w16du:dateUtc="2026-04-29T20:51:00Z">
                    <w:tcPr>
                      <w:tcW w:w="720" w:type="dxa"/>
                      <w:gridSpan w:val="2"/>
                    </w:tcPr>
                  </w:tcPrChange>
                </w:tcPr>
                <w:p w14:paraId="24E3C15C" w14:textId="77777777" w:rsidR="0022083A" w:rsidRPr="00A1169D" w:rsidRDefault="00000000" w:rsidP="000D61DD">
                  <w:pPr>
                    <w:pStyle w:val="Compact"/>
                    <w:rPr>
                      <w:rFonts w:ascii="Arial" w:hAnsi="Arial" w:cs="Arial"/>
                    </w:rPr>
                    <w:pPrChange w:id="1232" w:author="Kendra Wyant" w:date="2026-04-29T15:51:00Z" w16du:dateUtc="2026-04-29T20:51:00Z">
                      <w:pPr>
                        <w:pStyle w:val="Compact"/>
                        <w:jc w:val="center"/>
                      </w:pPr>
                    </w:pPrChange>
                  </w:pPr>
                  <w:r w:rsidRPr="00A1169D">
                    <w:rPr>
                      <w:rFonts w:ascii="Arial" w:hAnsi="Arial" w:cs="Arial"/>
                    </w:rPr>
                    <w:t>6</w:t>
                  </w:r>
                </w:p>
              </w:tc>
              <w:tc>
                <w:tcPr>
                  <w:tcW w:w="810" w:type="dxa"/>
                  <w:tcPrChange w:id="1233" w:author="Kendra Wyant" w:date="2026-04-29T15:51:00Z" w16du:dateUtc="2026-04-29T20:51:00Z">
                    <w:tcPr>
                      <w:tcW w:w="810" w:type="dxa"/>
                      <w:gridSpan w:val="2"/>
                    </w:tcPr>
                  </w:tcPrChange>
                </w:tcPr>
                <w:p w14:paraId="507DA5A9" w14:textId="77777777" w:rsidR="0022083A" w:rsidRPr="00A1169D" w:rsidRDefault="00000000" w:rsidP="000D61DD">
                  <w:pPr>
                    <w:pStyle w:val="Compact"/>
                    <w:rPr>
                      <w:rFonts w:ascii="Arial" w:hAnsi="Arial" w:cs="Arial"/>
                    </w:rPr>
                    <w:pPrChange w:id="1234" w:author="Kendra Wyant" w:date="2026-04-29T15:51:00Z" w16du:dateUtc="2026-04-29T20:51:00Z">
                      <w:pPr>
                        <w:pStyle w:val="Compact"/>
                        <w:jc w:val="center"/>
                      </w:pPr>
                    </w:pPrChange>
                  </w:pPr>
                  <w:r w:rsidRPr="00A1169D">
                    <w:rPr>
                      <w:rFonts w:ascii="Arial" w:hAnsi="Arial" w:cs="Arial"/>
                    </w:rPr>
                    <w:t>4.2</w:t>
                  </w:r>
                </w:p>
              </w:tc>
              <w:tc>
                <w:tcPr>
                  <w:tcW w:w="1170" w:type="dxa"/>
                  <w:tcPrChange w:id="1235" w:author="Kendra Wyant" w:date="2026-04-29T15:51:00Z" w16du:dateUtc="2026-04-29T20:51:00Z">
                    <w:tcPr>
                      <w:tcW w:w="1260" w:type="dxa"/>
                      <w:gridSpan w:val="2"/>
                    </w:tcPr>
                  </w:tcPrChange>
                </w:tcPr>
                <w:p w14:paraId="7F4929EB" w14:textId="77777777" w:rsidR="0022083A" w:rsidRPr="00A1169D" w:rsidRDefault="0022083A" w:rsidP="000D61DD">
                  <w:pPr>
                    <w:pStyle w:val="Compact"/>
                    <w:rPr>
                      <w:rFonts w:ascii="Arial" w:hAnsi="Arial" w:cs="Arial"/>
                    </w:rPr>
                  </w:pPr>
                </w:p>
              </w:tc>
              <w:tc>
                <w:tcPr>
                  <w:tcW w:w="1170" w:type="dxa"/>
                  <w:tcPrChange w:id="1236" w:author="Kendra Wyant" w:date="2026-04-29T15:51:00Z" w16du:dateUtc="2026-04-29T20:51:00Z">
                    <w:tcPr>
                      <w:tcW w:w="1170" w:type="dxa"/>
                      <w:gridSpan w:val="2"/>
                    </w:tcPr>
                  </w:tcPrChange>
                </w:tcPr>
                <w:p w14:paraId="34DA214B" w14:textId="77777777" w:rsidR="0022083A" w:rsidRPr="00A1169D" w:rsidRDefault="0022083A" w:rsidP="000D61DD">
                  <w:pPr>
                    <w:pStyle w:val="Compact"/>
                    <w:rPr>
                      <w:rFonts w:ascii="Arial" w:hAnsi="Arial" w:cs="Arial"/>
                    </w:rPr>
                  </w:pPr>
                </w:p>
              </w:tc>
              <w:tc>
                <w:tcPr>
                  <w:tcW w:w="1440" w:type="dxa"/>
                  <w:tcPrChange w:id="1237" w:author="Kendra Wyant" w:date="2026-04-29T15:51:00Z" w16du:dateUtc="2026-04-29T20:51:00Z">
                    <w:tcPr>
                      <w:tcW w:w="1440" w:type="dxa"/>
                      <w:gridSpan w:val="3"/>
                    </w:tcPr>
                  </w:tcPrChange>
                </w:tcPr>
                <w:p w14:paraId="2F3C1D14" w14:textId="77777777" w:rsidR="0022083A" w:rsidRPr="00A1169D" w:rsidRDefault="0022083A" w:rsidP="000D61DD">
                  <w:pPr>
                    <w:pStyle w:val="Compact"/>
                    <w:rPr>
                      <w:rFonts w:ascii="Arial" w:hAnsi="Arial" w:cs="Arial"/>
                    </w:rPr>
                  </w:pPr>
                </w:p>
              </w:tc>
            </w:tr>
            <w:tr w:rsidR="0022083A" w:rsidRPr="00A1169D" w14:paraId="64F7ADFF" w14:textId="77777777" w:rsidTr="000D61DD">
              <w:trPr>
                <w:trPrChange w:id="1238" w:author="Kendra Wyant" w:date="2026-04-29T15:51:00Z" w16du:dateUtc="2026-04-29T20:51:00Z">
                  <w:trPr>
                    <w:gridAfter w:val="0"/>
                  </w:trPr>
                </w:trPrChange>
              </w:trPr>
              <w:tc>
                <w:tcPr>
                  <w:tcW w:w="4140" w:type="dxa"/>
                  <w:tcPrChange w:id="1239" w:author="Kendra Wyant" w:date="2026-04-29T15:51:00Z" w16du:dateUtc="2026-04-29T20:51:00Z">
                    <w:tcPr>
                      <w:tcW w:w="4140" w:type="dxa"/>
                    </w:tcPr>
                  </w:tcPrChange>
                </w:tcPr>
                <w:p w14:paraId="62403306" w14:textId="77777777" w:rsidR="0022083A" w:rsidRPr="00A1169D" w:rsidRDefault="00000000" w:rsidP="000D61DD">
                  <w:pPr>
                    <w:pStyle w:val="Compact"/>
                    <w:rPr>
                      <w:rFonts w:ascii="Arial" w:hAnsi="Arial" w:cs="Arial"/>
                    </w:rPr>
                  </w:pPr>
                  <w:r w:rsidRPr="00A1169D">
                    <w:rPr>
                      <w:rFonts w:ascii="Arial" w:hAnsi="Arial" w:cs="Arial"/>
                    </w:rPr>
                    <w:t>Hispanic, Latino, or Spanish origin</w:t>
                  </w:r>
                </w:p>
              </w:tc>
              <w:tc>
                <w:tcPr>
                  <w:tcW w:w="630" w:type="dxa"/>
                  <w:tcPrChange w:id="1240" w:author="Kendra Wyant" w:date="2026-04-29T15:51:00Z" w16du:dateUtc="2026-04-29T20:51:00Z">
                    <w:tcPr>
                      <w:tcW w:w="720" w:type="dxa"/>
                      <w:gridSpan w:val="2"/>
                    </w:tcPr>
                  </w:tcPrChange>
                </w:tcPr>
                <w:p w14:paraId="53F2685C" w14:textId="77777777" w:rsidR="0022083A" w:rsidRPr="00A1169D" w:rsidRDefault="0022083A" w:rsidP="000D61DD">
                  <w:pPr>
                    <w:pStyle w:val="Compact"/>
                    <w:rPr>
                      <w:rFonts w:ascii="Arial" w:hAnsi="Arial" w:cs="Arial"/>
                    </w:rPr>
                  </w:pPr>
                </w:p>
              </w:tc>
              <w:tc>
                <w:tcPr>
                  <w:tcW w:w="810" w:type="dxa"/>
                  <w:tcPrChange w:id="1241" w:author="Kendra Wyant" w:date="2026-04-29T15:51:00Z" w16du:dateUtc="2026-04-29T20:51:00Z">
                    <w:tcPr>
                      <w:tcW w:w="810" w:type="dxa"/>
                      <w:gridSpan w:val="2"/>
                    </w:tcPr>
                  </w:tcPrChange>
                </w:tcPr>
                <w:p w14:paraId="159A82F1" w14:textId="77777777" w:rsidR="0022083A" w:rsidRPr="00A1169D" w:rsidRDefault="0022083A" w:rsidP="000D61DD">
                  <w:pPr>
                    <w:pStyle w:val="Compact"/>
                    <w:rPr>
                      <w:rFonts w:ascii="Arial" w:hAnsi="Arial" w:cs="Arial"/>
                    </w:rPr>
                  </w:pPr>
                </w:p>
              </w:tc>
              <w:tc>
                <w:tcPr>
                  <w:tcW w:w="1170" w:type="dxa"/>
                  <w:tcPrChange w:id="1242" w:author="Kendra Wyant" w:date="2026-04-29T15:51:00Z" w16du:dateUtc="2026-04-29T20:51:00Z">
                    <w:tcPr>
                      <w:tcW w:w="1260" w:type="dxa"/>
                      <w:gridSpan w:val="2"/>
                    </w:tcPr>
                  </w:tcPrChange>
                </w:tcPr>
                <w:p w14:paraId="639E1225" w14:textId="77777777" w:rsidR="0022083A" w:rsidRPr="00A1169D" w:rsidRDefault="0022083A" w:rsidP="000D61DD">
                  <w:pPr>
                    <w:pStyle w:val="Compact"/>
                    <w:rPr>
                      <w:rFonts w:ascii="Arial" w:hAnsi="Arial" w:cs="Arial"/>
                    </w:rPr>
                  </w:pPr>
                </w:p>
              </w:tc>
              <w:tc>
                <w:tcPr>
                  <w:tcW w:w="1170" w:type="dxa"/>
                  <w:tcPrChange w:id="1243" w:author="Kendra Wyant" w:date="2026-04-29T15:51:00Z" w16du:dateUtc="2026-04-29T20:51:00Z">
                    <w:tcPr>
                      <w:tcW w:w="1170" w:type="dxa"/>
                      <w:gridSpan w:val="2"/>
                    </w:tcPr>
                  </w:tcPrChange>
                </w:tcPr>
                <w:p w14:paraId="422AF0EE" w14:textId="77777777" w:rsidR="0022083A" w:rsidRPr="00A1169D" w:rsidRDefault="0022083A" w:rsidP="000D61DD">
                  <w:pPr>
                    <w:pStyle w:val="Compact"/>
                    <w:rPr>
                      <w:rFonts w:ascii="Arial" w:hAnsi="Arial" w:cs="Arial"/>
                    </w:rPr>
                  </w:pPr>
                </w:p>
              </w:tc>
              <w:tc>
                <w:tcPr>
                  <w:tcW w:w="1440" w:type="dxa"/>
                  <w:tcPrChange w:id="1244" w:author="Kendra Wyant" w:date="2026-04-29T15:51:00Z" w16du:dateUtc="2026-04-29T20:51:00Z">
                    <w:tcPr>
                      <w:tcW w:w="1440" w:type="dxa"/>
                      <w:gridSpan w:val="3"/>
                    </w:tcPr>
                  </w:tcPrChange>
                </w:tcPr>
                <w:p w14:paraId="0469ABFD" w14:textId="77777777" w:rsidR="0022083A" w:rsidRPr="00A1169D" w:rsidRDefault="0022083A" w:rsidP="000D61DD">
                  <w:pPr>
                    <w:pStyle w:val="Compact"/>
                    <w:rPr>
                      <w:rFonts w:ascii="Arial" w:hAnsi="Arial" w:cs="Arial"/>
                    </w:rPr>
                  </w:pPr>
                </w:p>
              </w:tc>
            </w:tr>
            <w:tr w:rsidR="0022083A" w:rsidRPr="00A1169D" w14:paraId="1B97BDBD" w14:textId="77777777" w:rsidTr="000D61DD">
              <w:trPr>
                <w:trPrChange w:id="1245" w:author="Kendra Wyant" w:date="2026-04-29T15:51:00Z" w16du:dateUtc="2026-04-29T20:51:00Z">
                  <w:trPr>
                    <w:gridAfter w:val="0"/>
                  </w:trPr>
                </w:trPrChange>
              </w:trPr>
              <w:tc>
                <w:tcPr>
                  <w:tcW w:w="4140" w:type="dxa"/>
                  <w:tcPrChange w:id="1246" w:author="Kendra Wyant" w:date="2026-04-29T15:51:00Z" w16du:dateUtc="2026-04-29T20:51:00Z">
                    <w:tcPr>
                      <w:tcW w:w="4140" w:type="dxa"/>
                    </w:tcPr>
                  </w:tcPrChange>
                </w:tcPr>
                <w:p w14:paraId="4A8E1A9A" w14:textId="2A9F7B2B" w:rsidR="0022083A" w:rsidRPr="00A1169D" w:rsidRDefault="000D61DD" w:rsidP="000D61DD">
                  <w:pPr>
                    <w:pStyle w:val="Compact"/>
                    <w:rPr>
                      <w:rFonts w:ascii="Arial" w:hAnsi="Arial" w:cs="Arial"/>
                    </w:rPr>
                  </w:pPr>
                  <w:r>
                    <w:rPr>
                      <w:rFonts w:ascii="Arial" w:hAnsi="Arial" w:cs="Arial"/>
                    </w:rPr>
                    <w:t xml:space="preserve">     </w:t>
                  </w:r>
                  <w:r w:rsidRPr="00A1169D">
                    <w:rPr>
                      <w:rFonts w:ascii="Arial" w:hAnsi="Arial" w:cs="Arial"/>
                    </w:rPr>
                    <w:t>Yes</w:t>
                  </w:r>
                </w:p>
              </w:tc>
              <w:tc>
                <w:tcPr>
                  <w:tcW w:w="630" w:type="dxa"/>
                  <w:tcPrChange w:id="1247" w:author="Kendra Wyant" w:date="2026-04-29T15:51:00Z" w16du:dateUtc="2026-04-29T20:51:00Z">
                    <w:tcPr>
                      <w:tcW w:w="720" w:type="dxa"/>
                      <w:gridSpan w:val="2"/>
                    </w:tcPr>
                  </w:tcPrChange>
                </w:tcPr>
                <w:p w14:paraId="489F69AD" w14:textId="77777777" w:rsidR="0022083A" w:rsidRPr="00A1169D" w:rsidRDefault="00000000" w:rsidP="000D61DD">
                  <w:pPr>
                    <w:pStyle w:val="Compact"/>
                    <w:rPr>
                      <w:rFonts w:ascii="Arial" w:hAnsi="Arial" w:cs="Arial"/>
                    </w:rPr>
                    <w:pPrChange w:id="1248" w:author="Kendra Wyant" w:date="2026-04-29T15:51:00Z" w16du:dateUtc="2026-04-29T20:51:00Z">
                      <w:pPr>
                        <w:pStyle w:val="Compact"/>
                        <w:jc w:val="center"/>
                      </w:pPr>
                    </w:pPrChange>
                  </w:pPr>
                  <w:r w:rsidRPr="00A1169D">
                    <w:rPr>
                      <w:rFonts w:ascii="Arial" w:hAnsi="Arial" w:cs="Arial"/>
                    </w:rPr>
                    <w:t>3</w:t>
                  </w:r>
                </w:p>
              </w:tc>
              <w:tc>
                <w:tcPr>
                  <w:tcW w:w="810" w:type="dxa"/>
                  <w:tcPrChange w:id="1249" w:author="Kendra Wyant" w:date="2026-04-29T15:51:00Z" w16du:dateUtc="2026-04-29T20:51:00Z">
                    <w:tcPr>
                      <w:tcW w:w="810" w:type="dxa"/>
                      <w:gridSpan w:val="2"/>
                    </w:tcPr>
                  </w:tcPrChange>
                </w:tcPr>
                <w:p w14:paraId="26A5E29F" w14:textId="77777777" w:rsidR="0022083A" w:rsidRPr="00A1169D" w:rsidRDefault="00000000" w:rsidP="000D61DD">
                  <w:pPr>
                    <w:pStyle w:val="Compact"/>
                    <w:rPr>
                      <w:rFonts w:ascii="Arial" w:hAnsi="Arial" w:cs="Arial"/>
                    </w:rPr>
                    <w:pPrChange w:id="1250" w:author="Kendra Wyant" w:date="2026-04-29T15:51:00Z" w16du:dateUtc="2026-04-29T20:51:00Z">
                      <w:pPr>
                        <w:pStyle w:val="Compact"/>
                        <w:jc w:val="center"/>
                      </w:pPr>
                    </w:pPrChange>
                  </w:pPr>
                  <w:r w:rsidRPr="00A1169D">
                    <w:rPr>
                      <w:rFonts w:ascii="Arial" w:hAnsi="Arial" w:cs="Arial"/>
                    </w:rPr>
                    <w:t>2.1</w:t>
                  </w:r>
                </w:p>
              </w:tc>
              <w:tc>
                <w:tcPr>
                  <w:tcW w:w="1170" w:type="dxa"/>
                  <w:tcPrChange w:id="1251" w:author="Kendra Wyant" w:date="2026-04-29T15:51:00Z" w16du:dateUtc="2026-04-29T20:51:00Z">
                    <w:tcPr>
                      <w:tcW w:w="1260" w:type="dxa"/>
                      <w:gridSpan w:val="2"/>
                    </w:tcPr>
                  </w:tcPrChange>
                </w:tcPr>
                <w:p w14:paraId="44F3C042" w14:textId="77777777" w:rsidR="0022083A" w:rsidRPr="00A1169D" w:rsidRDefault="0022083A" w:rsidP="000D61DD">
                  <w:pPr>
                    <w:pStyle w:val="Compact"/>
                    <w:rPr>
                      <w:rFonts w:ascii="Arial" w:hAnsi="Arial" w:cs="Arial"/>
                    </w:rPr>
                  </w:pPr>
                </w:p>
              </w:tc>
              <w:tc>
                <w:tcPr>
                  <w:tcW w:w="1170" w:type="dxa"/>
                  <w:tcPrChange w:id="1252" w:author="Kendra Wyant" w:date="2026-04-29T15:51:00Z" w16du:dateUtc="2026-04-29T20:51:00Z">
                    <w:tcPr>
                      <w:tcW w:w="1170" w:type="dxa"/>
                      <w:gridSpan w:val="2"/>
                    </w:tcPr>
                  </w:tcPrChange>
                </w:tcPr>
                <w:p w14:paraId="56237D4A" w14:textId="77777777" w:rsidR="0022083A" w:rsidRPr="00A1169D" w:rsidRDefault="0022083A" w:rsidP="000D61DD">
                  <w:pPr>
                    <w:pStyle w:val="Compact"/>
                    <w:rPr>
                      <w:rFonts w:ascii="Arial" w:hAnsi="Arial" w:cs="Arial"/>
                    </w:rPr>
                  </w:pPr>
                </w:p>
              </w:tc>
              <w:tc>
                <w:tcPr>
                  <w:tcW w:w="1440" w:type="dxa"/>
                  <w:tcPrChange w:id="1253" w:author="Kendra Wyant" w:date="2026-04-29T15:51:00Z" w16du:dateUtc="2026-04-29T20:51:00Z">
                    <w:tcPr>
                      <w:tcW w:w="1440" w:type="dxa"/>
                      <w:gridSpan w:val="3"/>
                    </w:tcPr>
                  </w:tcPrChange>
                </w:tcPr>
                <w:p w14:paraId="2A8A6D81" w14:textId="77777777" w:rsidR="0022083A" w:rsidRPr="00A1169D" w:rsidRDefault="0022083A" w:rsidP="000D61DD">
                  <w:pPr>
                    <w:pStyle w:val="Compact"/>
                    <w:rPr>
                      <w:rFonts w:ascii="Arial" w:hAnsi="Arial" w:cs="Arial"/>
                    </w:rPr>
                  </w:pPr>
                </w:p>
              </w:tc>
            </w:tr>
            <w:tr w:rsidR="0022083A" w:rsidRPr="00A1169D" w14:paraId="22E22446" w14:textId="77777777" w:rsidTr="000D61DD">
              <w:trPr>
                <w:trPrChange w:id="1254" w:author="Kendra Wyant" w:date="2026-04-29T15:51:00Z" w16du:dateUtc="2026-04-29T20:51:00Z">
                  <w:trPr>
                    <w:gridAfter w:val="0"/>
                  </w:trPr>
                </w:trPrChange>
              </w:trPr>
              <w:tc>
                <w:tcPr>
                  <w:tcW w:w="4140" w:type="dxa"/>
                  <w:tcPrChange w:id="1255" w:author="Kendra Wyant" w:date="2026-04-29T15:51:00Z" w16du:dateUtc="2026-04-29T20:51:00Z">
                    <w:tcPr>
                      <w:tcW w:w="4140" w:type="dxa"/>
                    </w:tcPr>
                  </w:tcPrChange>
                </w:tcPr>
                <w:p w14:paraId="2756C744" w14:textId="76F73953" w:rsidR="0022083A" w:rsidRPr="00A1169D" w:rsidRDefault="000D61DD" w:rsidP="000D61DD">
                  <w:pPr>
                    <w:pStyle w:val="Compact"/>
                    <w:rPr>
                      <w:rFonts w:ascii="Arial" w:hAnsi="Arial" w:cs="Arial"/>
                    </w:rPr>
                  </w:pPr>
                  <w:r>
                    <w:rPr>
                      <w:rFonts w:ascii="Arial" w:hAnsi="Arial" w:cs="Arial"/>
                    </w:rPr>
                    <w:t xml:space="preserve">     </w:t>
                  </w:r>
                  <w:r w:rsidRPr="00A1169D">
                    <w:rPr>
                      <w:rFonts w:ascii="Arial" w:hAnsi="Arial" w:cs="Arial"/>
                    </w:rPr>
                    <w:t>No</w:t>
                  </w:r>
                </w:p>
              </w:tc>
              <w:tc>
                <w:tcPr>
                  <w:tcW w:w="630" w:type="dxa"/>
                  <w:tcPrChange w:id="1256" w:author="Kendra Wyant" w:date="2026-04-29T15:51:00Z" w16du:dateUtc="2026-04-29T20:51:00Z">
                    <w:tcPr>
                      <w:tcW w:w="720" w:type="dxa"/>
                      <w:gridSpan w:val="2"/>
                    </w:tcPr>
                  </w:tcPrChange>
                </w:tcPr>
                <w:p w14:paraId="472739BE" w14:textId="77777777" w:rsidR="0022083A" w:rsidRPr="00A1169D" w:rsidRDefault="00000000" w:rsidP="000D61DD">
                  <w:pPr>
                    <w:pStyle w:val="Compact"/>
                    <w:rPr>
                      <w:rFonts w:ascii="Arial" w:hAnsi="Arial" w:cs="Arial"/>
                    </w:rPr>
                    <w:pPrChange w:id="1257" w:author="Kendra Wyant" w:date="2026-04-29T15:51:00Z" w16du:dateUtc="2026-04-29T20:51:00Z">
                      <w:pPr>
                        <w:pStyle w:val="Compact"/>
                        <w:jc w:val="center"/>
                      </w:pPr>
                    </w:pPrChange>
                  </w:pPr>
                  <w:r w:rsidRPr="00A1169D">
                    <w:rPr>
                      <w:rFonts w:ascii="Arial" w:hAnsi="Arial" w:cs="Arial"/>
                    </w:rPr>
                    <w:t>141</w:t>
                  </w:r>
                </w:p>
              </w:tc>
              <w:tc>
                <w:tcPr>
                  <w:tcW w:w="810" w:type="dxa"/>
                  <w:tcPrChange w:id="1258" w:author="Kendra Wyant" w:date="2026-04-29T15:51:00Z" w16du:dateUtc="2026-04-29T20:51:00Z">
                    <w:tcPr>
                      <w:tcW w:w="810" w:type="dxa"/>
                      <w:gridSpan w:val="2"/>
                    </w:tcPr>
                  </w:tcPrChange>
                </w:tcPr>
                <w:p w14:paraId="46DF1726" w14:textId="77777777" w:rsidR="0022083A" w:rsidRPr="00A1169D" w:rsidRDefault="00000000" w:rsidP="000D61DD">
                  <w:pPr>
                    <w:pStyle w:val="Compact"/>
                    <w:rPr>
                      <w:rFonts w:ascii="Arial" w:hAnsi="Arial" w:cs="Arial"/>
                    </w:rPr>
                    <w:pPrChange w:id="1259" w:author="Kendra Wyant" w:date="2026-04-29T15:51:00Z" w16du:dateUtc="2026-04-29T20:51:00Z">
                      <w:pPr>
                        <w:pStyle w:val="Compact"/>
                        <w:jc w:val="center"/>
                      </w:pPr>
                    </w:pPrChange>
                  </w:pPr>
                  <w:r w:rsidRPr="00A1169D">
                    <w:rPr>
                      <w:rFonts w:ascii="Arial" w:hAnsi="Arial" w:cs="Arial"/>
                    </w:rPr>
                    <w:t>97.9</w:t>
                  </w:r>
                </w:p>
              </w:tc>
              <w:tc>
                <w:tcPr>
                  <w:tcW w:w="1170" w:type="dxa"/>
                  <w:tcPrChange w:id="1260" w:author="Kendra Wyant" w:date="2026-04-29T15:51:00Z" w16du:dateUtc="2026-04-29T20:51:00Z">
                    <w:tcPr>
                      <w:tcW w:w="1260" w:type="dxa"/>
                      <w:gridSpan w:val="2"/>
                    </w:tcPr>
                  </w:tcPrChange>
                </w:tcPr>
                <w:p w14:paraId="7787E092" w14:textId="77777777" w:rsidR="0022083A" w:rsidRPr="00A1169D" w:rsidRDefault="0022083A" w:rsidP="000D61DD">
                  <w:pPr>
                    <w:pStyle w:val="Compact"/>
                    <w:rPr>
                      <w:rFonts w:ascii="Arial" w:hAnsi="Arial" w:cs="Arial"/>
                    </w:rPr>
                  </w:pPr>
                </w:p>
              </w:tc>
              <w:tc>
                <w:tcPr>
                  <w:tcW w:w="1170" w:type="dxa"/>
                  <w:tcPrChange w:id="1261" w:author="Kendra Wyant" w:date="2026-04-29T15:51:00Z" w16du:dateUtc="2026-04-29T20:51:00Z">
                    <w:tcPr>
                      <w:tcW w:w="1170" w:type="dxa"/>
                      <w:gridSpan w:val="2"/>
                    </w:tcPr>
                  </w:tcPrChange>
                </w:tcPr>
                <w:p w14:paraId="32BF4417" w14:textId="77777777" w:rsidR="0022083A" w:rsidRPr="00A1169D" w:rsidRDefault="0022083A" w:rsidP="000D61DD">
                  <w:pPr>
                    <w:pStyle w:val="Compact"/>
                    <w:rPr>
                      <w:rFonts w:ascii="Arial" w:hAnsi="Arial" w:cs="Arial"/>
                    </w:rPr>
                  </w:pPr>
                </w:p>
              </w:tc>
              <w:tc>
                <w:tcPr>
                  <w:tcW w:w="1440" w:type="dxa"/>
                  <w:tcPrChange w:id="1262" w:author="Kendra Wyant" w:date="2026-04-29T15:51:00Z" w16du:dateUtc="2026-04-29T20:51:00Z">
                    <w:tcPr>
                      <w:tcW w:w="1440" w:type="dxa"/>
                      <w:gridSpan w:val="3"/>
                    </w:tcPr>
                  </w:tcPrChange>
                </w:tcPr>
                <w:p w14:paraId="6EA3F45A" w14:textId="77777777" w:rsidR="0022083A" w:rsidRPr="00A1169D" w:rsidRDefault="0022083A" w:rsidP="000D61DD">
                  <w:pPr>
                    <w:pStyle w:val="Compact"/>
                    <w:rPr>
                      <w:rFonts w:ascii="Arial" w:hAnsi="Arial" w:cs="Arial"/>
                    </w:rPr>
                  </w:pPr>
                </w:p>
              </w:tc>
            </w:tr>
            <w:tr w:rsidR="0022083A" w:rsidRPr="00A1169D" w14:paraId="79653FCF" w14:textId="77777777" w:rsidTr="000D61DD">
              <w:trPr>
                <w:trPrChange w:id="1263" w:author="Kendra Wyant" w:date="2026-04-29T15:51:00Z" w16du:dateUtc="2026-04-29T20:51:00Z">
                  <w:trPr>
                    <w:gridAfter w:val="0"/>
                  </w:trPr>
                </w:trPrChange>
              </w:trPr>
              <w:tc>
                <w:tcPr>
                  <w:tcW w:w="4140" w:type="dxa"/>
                  <w:tcPrChange w:id="1264" w:author="Kendra Wyant" w:date="2026-04-29T15:51:00Z" w16du:dateUtc="2026-04-29T20:51:00Z">
                    <w:tcPr>
                      <w:tcW w:w="4140" w:type="dxa"/>
                    </w:tcPr>
                  </w:tcPrChange>
                </w:tcPr>
                <w:p w14:paraId="58964368" w14:textId="77777777" w:rsidR="0022083A" w:rsidRPr="00A1169D" w:rsidRDefault="00000000" w:rsidP="000D61DD">
                  <w:pPr>
                    <w:pStyle w:val="Compact"/>
                    <w:rPr>
                      <w:rFonts w:ascii="Arial" w:hAnsi="Arial" w:cs="Arial"/>
                    </w:rPr>
                  </w:pPr>
                  <w:r w:rsidRPr="00A1169D">
                    <w:rPr>
                      <w:rFonts w:ascii="Arial" w:hAnsi="Arial" w:cs="Arial"/>
                    </w:rPr>
                    <w:t>Education</w:t>
                  </w:r>
                </w:p>
              </w:tc>
              <w:tc>
                <w:tcPr>
                  <w:tcW w:w="630" w:type="dxa"/>
                  <w:tcPrChange w:id="1265" w:author="Kendra Wyant" w:date="2026-04-29T15:51:00Z" w16du:dateUtc="2026-04-29T20:51:00Z">
                    <w:tcPr>
                      <w:tcW w:w="720" w:type="dxa"/>
                      <w:gridSpan w:val="2"/>
                    </w:tcPr>
                  </w:tcPrChange>
                </w:tcPr>
                <w:p w14:paraId="17A4CC8B" w14:textId="77777777" w:rsidR="0022083A" w:rsidRPr="00A1169D" w:rsidRDefault="0022083A" w:rsidP="000D61DD">
                  <w:pPr>
                    <w:pStyle w:val="Compact"/>
                    <w:rPr>
                      <w:rFonts w:ascii="Arial" w:hAnsi="Arial" w:cs="Arial"/>
                    </w:rPr>
                  </w:pPr>
                </w:p>
              </w:tc>
              <w:tc>
                <w:tcPr>
                  <w:tcW w:w="810" w:type="dxa"/>
                  <w:tcPrChange w:id="1266" w:author="Kendra Wyant" w:date="2026-04-29T15:51:00Z" w16du:dateUtc="2026-04-29T20:51:00Z">
                    <w:tcPr>
                      <w:tcW w:w="810" w:type="dxa"/>
                      <w:gridSpan w:val="2"/>
                    </w:tcPr>
                  </w:tcPrChange>
                </w:tcPr>
                <w:p w14:paraId="2847A938" w14:textId="77777777" w:rsidR="0022083A" w:rsidRPr="00A1169D" w:rsidRDefault="0022083A" w:rsidP="000D61DD">
                  <w:pPr>
                    <w:pStyle w:val="Compact"/>
                    <w:rPr>
                      <w:rFonts w:ascii="Arial" w:hAnsi="Arial" w:cs="Arial"/>
                    </w:rPr>
                  </w:pPr>
                </w:p>
              </w:tc>
              <w:tc>
                <w:tcPr>
                  <w:tcW w:w="1170" w:type="dxa"/>
                  <w:tcPrChange w:id="1267" w:author="Kendra Wyant" w:date="2026-04-29T15:51:00Z" w16du:dateUtc="2026-04-29T20:51:00Z">
                    <w:tcPr>
                      <w:tcW w:w="1260" w:type="dxa"/>
                      <w:gridSpan w:val="2"/>
                    </w:tcPr>
                  </w:tcPrChange>
                </w:tcPr>
                <w:p w14:paraId="60339013" w14:textId="77777777" w:rsidR="0022083A" w:rsidRPr="00A1169D" w:rsidRDefault="0022083A" w:rsidP="000D61DD">
                  <w:pPr>
                    <w:pStyle w:val="Compact"/>
                    <w:rPr>
                      <w:rFonts w:ascii="Arial" w:hAnsi="Arial" w:cs="Arial"/>
                    </w:rPr>
                  </w:pPr>
                </w:p>
              </w:tc>
              <w:tc>
                <w:tcPr>
                  <w:tcW w:w="1170" w:type="dxa"/>
                  <w:tcPrChange w:id="1268" w:author="Kendra Wyant" w:date="2026-04-29T15:51:00Z" w16du:dateUtc="2026-04-29T20:51:00Z">
                    <w:tcPr>
                      <w:tcW w:w="1170" w:type="dxa"/>
                      <w:gridSpan w:val="2"/>
                    </w:tcPr>
                  </w:tcPrChange>
                </w:tcPr>
                <w:p w14:paraId="352B14BA" w14:textId="77777777" w:rsidR="0022083A" w:rsidRPr="00A1169D" w:rsidRDefault="0022083A" w:rsidP="000D61DD">
                  <w:pPr>
                    <w:pStyle w:val="Compact"/>
                    <w:rPr>
                      <w:rFonts w:ascii="Arial" w:hAnsi="Arial" w:cs="Arial"/>
                    </w:rPr>
                  </w:pPr>
                </w:p>
              </w:tc>
              <w:tc>
                <w:tcPr>
                  <w:tcW w:w="1440" w:type="dxa"/>
                  <w:tcPrChange w:id="1269" w:author="Kendra Wyant" w:date="2026-04-29T15:51:00Z" w16du:dateUtc="2026-04-29T20:51:00Z">
                    <w:tcPr>
                      <w:tcW w:w="1440" w:type="dxa"/>
                      <w:gridSpan w:val="3"/>
                    </w:tcPr>
                  </w:tcPrChange>
                </w:tcPr>
                <w:p w14:paraId="50C6E5A8" w14:textId="77777777" w:rsidR="0022083A" w:rsidRPr="00A1169D" w:rsidRDefault="0022083A" w:rsidP="000D61DD">
                  <w:pPr>
                    <w:pStyle w:val="Compact"/>
                    <w:rPr>
                      <w:rFonts w:ascii="Arial" w:hAnsi="Arial" w:cs="Arial"/>
                    </w:rPr>
                  </w:pPr>
                </w:p>
              </w:tc>
            </w:tr>
            <w:tr w:rsidR="0022083A" w:rsidRPr="00A1169D" w14:paraId="5B946EB2" w14:textId="77777777" w:rsidTr="000D61DD">
              <w:trPr>
                <w:trPrChange w:id="1270" w:author="Kendra Wyant" w:date="2026-04-29T15:51:00Z" w16du:dateUtc="2026-04-29T20:51:00Z">
                  <w:trPr>
                    <w:gridAfter w:val="0"/>
                  </w:trPr>
                </w:trPrChange>
              </w:trPr>
              <w:tc>
                <w:tcPr>
                  <w:tcW w:w="4140" w:type="dxa"/>
                  <w:tcPrChange w:id="1271" w:author="Kendra Wyant" w:date="2026-04-29T15:51:00Z" w16du:dateUtc="2026-04-29T20:51:00Z">
                    <w:tcPr>
                      <w:tcW w:w="4140" w:type="dxa"/>
                    </w:tcPr>
                  </w:tcPrChange>
                </w:tcPr>
                <w:p w14:paraId="2733C073" w14:textId="4E87C121" w:rsidR="0022083A" w:rsidRPr="00A1169D" w:rsidRDefault="000D61DD" w:rsidP="000D61DD">
                  <w:pPr>
                    <w:pStyle w:val="Compact"/>
                    <w:rPr>
                      <w:rFonts w:ascii="Arial" w:hAnsi="Arial" w:cs="Arial"/>
                    </w:rPr>
                  </w:pPr>
                  <w:r>
                    <w:rPr>
                      <w:rFonts w:ascii="Arial" w:hAnsi="Arial" w:cs="Arial"/>
                    </w:rPr>
                    <w:t xml:space="preserve">     </w:t>
                  </w:r>
                  <w:r w:rsidRPr="00A1169D">
                    <w:rPr>
                      <w:rFonts w:ascii="Arial" w:hAnsi="Arial" w:cs="Arial"/>
                    </w:rPr>
                    <w:t>Less than high school</w:t>
                  </w:r>
                  <w:ins w:id="1272" w:author="Kendra Wyant" w:date="2026-04-29T15:51:00Z" w16du:dateUtc="2026-04-29T20:51:00Z">
                    <w:r w:rsidRPr="00A1169D">
                      <w:rPr>
                        <w:rFonts w:ascii="Arial" w:hAnsi="Arial" w:cs="Arial"/>
                      </w:rPr>
                      <w:t xml:space="preserve"> </w:t>
                    </w:r>
                  </w:ins>
                </w:p>
              </w:tc>
              <w:tc>
                <w:tcPr>
                  <w:tcW w:w="630" w:type="dxa"/>
                  <w:tcPrChange w:id="1273" w:author="Kendra Wyant" w:date="2026-04-29T15:51:00Z" w16du:dateUtc="2026-04-29T20:51:00Z">
                    <w:tcPr>
                      <w:tcW w:w="720" w:type="dxa"/>
                      <w:gridSpan w:val="2"/>
                    </w:tcPr>
                  </w:tcPrChange>
                </w:tcPr>
                <w:p w14:paraId="076AD1E0" w14:textId="77777777" w:rsidR="0022083A" w:rsidRPr="00A1169D" w:rsidRDefault="00000000" w:rsidP="000D61DD">
                  <w:pPr>
                    <w:pStyle w:val="Compact"/>
                    <w:rPr>
                      <w:rFonts w:ascii="Arial" w:hAnsi="Arial" w:cs="Arial"/>
                    </w:rPr>
                    <w:pPrChange w:id="1274" w:author="Kendra Wyant" w:date="2026-04-29T15:51:00Z" w16du:dateUtc="2026-04-29T20:51:00Z">
                      <w:pPr>
                        <w:pStyle w:val="Compact"/>
                        <w:jc w:val="center"/>
                      </w:pPr>
                    </w:pPrChange>
                  </w:pPr>
                  <w:r w:rsidRPr="00A1169D">
                    <w:rPr>
                      <w:rFonts w:ascii="Arial" w:hAnsi="Arial" w:cs="Arial"/>
                    </w:rPr>
                    <w:t>1</w:t>
                  </w:r>
                </w:p>
              </w:tc>
              <w:tc>
                <w:tcPr>
                  <w:tcW w:w="810" w:type="dxa"/>
                  <w:tcPrChange w:id="1275" w:author="Kendra Wyant" w:date="2026-04-29T15:51:00Z" w16du:dateUtc="2026-04-29T20:51:00Z">
                    <w:tcPr>
                      <w:tcW w:w="810" w:type="dxa"/>
                      <w:gridSpan w:val="2"/>
                    </w:tcPr>
                  </w:tcPrChange>
                </w:tcPr>
                <w:p w14:paraId="2802268A" w14:textId="77777777" w:rsidR="0022083A" w:rsidRPr="00A1169D" w:rsidRDefault="00000000" w:rsidP="000D61DD">
                  <w:pPr>
                    <w:pStyle w:val="Compact"/>
                    <w:rPr>
                      <w:rFonts w:ascii="Arial" w:hAnsi="Arial" w:cs="Arial"/>
                    </w:rPr>
                    <w:pPrChange w:id="1276" w:author="Kendra Wyant" w:date="2026-04-29T15:51:00Z" w16du:dateUtc="2026-04-29T20:51:00Z">
                      <w:pPr>
                        <w:pStyle w:val="Compact"/>
                        <w:jc w:val="center"/>
                      </w:pPr>
                    </w:pPrChange>
                  </w:pPr>
                  <w:r w:rsidRPr="00A1169D">
                    <w:rPr>
                      <w:rFonts w:ascii="Arial" w:hAnsi="Arial" w:cs="Arial"/>
                    </w:rPr>
                    <w:t>0.7</w:t>
                  </w:r>
                </w:p>
              </w:tc>
              <w:tc>
                <w:tcPr>
                  <w:tcW w:w="1170" w:type="dxa"/>
                  <w:tcPrChange w:id="1277" w:author="Kendra Wyant" w:date="2026-04-29T15:51:00Z" w16du:dateUtc="2026-04-29T20:51:00Z">
                    <w:tcPr>
                      <w:tcW w:w="1260" w:type="dxa"/>
                      <w:gridSpan w:val="2"/>
                    </w:tcPr>
                  </w:tcPrChange>
                </w:tcPr>
                <w:p w14:paraId="758D3D64" w14:textId="77777777" w:rsidR="0022083A" w:rsidRPr="00A1169D" w:rsidRDefault="0022083A" w:rsidP="000D61DD">
                  <w:pPr>
                    <w:pStyle w:val="Compact"/>
                    <w:rPr>
                      <w:rFonts w:ascii="Arial" w:hAnsi="Arial" w:cs="Arial"/>
                    </w:rPr>
                  </w:pPr>
                </w:p>
              </w:tc>
              <w:tc>
                <w:tcPr>
                  <w:tcW w:w="1170" w:type="dxa"/>
                  <w:tcPrChange w:id="1278" w:author="Kendra Wyant" w:date="2026-04-29T15:51:00Z" w16du:dateUtc="2026-04-29T20:51:00Z">
                    <w:tcPr>
                      <w:tcW w:w="1170" w:type="dxa"/>
                      <w:gridSpan w:val="2"/>
                    </w:tcPr>
                  </w:tcPrChange>
                </w:tcPr>
                <w:p w14:paraId="46792D8C" w14:textId="77777777" w:rsidR="0022083A" w:rsidRPr="00A1169D" w:rsidRDefault="0022083A" w:rsidP="000D61DD">
                  <w:pPr>
                    <w:pStyle w:val="Compact"/>
                    <w:rPr>
                      <w:rFonts w:ascii="Arial" w:hAnsi="Arial" w:cs="Arial"/>
                    </w:rPr>
                  </w:pPr>
                </w:p>
              </w:tc>
              <w:tc>
                <w:tcPr>
                  <w:tcW w:w="1440" w:type="dxa"/>
                  <w:tcPrChange w:id="1279" w:author="Kendra Wyant" w:date="2026-04-29T15:51:00Z" w16du:dateUtc="2026-04-29T20:51:00Z">
                    <w:tcPr>
                      <w:tcW w:w="1440" w:type="dxa"/>
                      <w:gridSpan w:val="3"/>
                    </w:tcPr>
                  </w:tcPrChange>
                </w:tcPr>
                <w:p w14:paraId="31D53664" w14:textId="77777777" w:rsidR="0022083A" w:rsidRPr="00A1169D" w:rsidRDefault="0022083A" w:rsidP="000D61DD">
                  <w:pPr>
                    <w:pStyle w:val="Compact"/>
                    <w:rPr>
                      <w:rFonts w:ascii="Arial" w:hAnsi="Arial" w:cs="Arial"/>
                    </w:rPr>
                  </w:pPr>
                </w:p>
              </w:tc>
            </w:tr>
            <w:tr w:rsidR="0022083A" w:rsidRPr="00A1169D" w14:paraId="1A8B7E55" w14:textId="77777777" w:rsidTr="000D61DD">
              <w:trPr>
                <w:trPrChange w:id="1280" w:author="Kendra Wyant" w:date="2026-04-29T15:51:00Z" w16du:dateUtc="2026-04-29T20:51:00Z">
                  <w:trPr>
                    <w:gridAfter w:val="0"/>
                  </w:trPr>
                </w:trPrChange>
              </w:trPr>
              <w:tc>
                <w:tcPr>
                  <w:tcW w:w="4140" w:type="dxa"/>
                  <w:tcPrChange w:id="1281" w:author="Kendra Wyant" w:date="2026-04-29T15:51:00Z" w16du:dateUtc="2026-04-29T20:51:00Z">
                    <w:tcPr>
                      <w:tcW w:w="4140" w:type="dxa"/>
                    </w:tcPr>
                  </w:tcPrChange>
                </w:tcPr>
                <w:p w14:paraId="686790BB" w14:textId="2047322C" w:rsidR="0022083A" w:rsidRPr="00A1169D" w:rsidRDefault="000D61DD" w:rsidP="000D61DD">
                  <w:pPr>
                    <w:pStyle w:val="Compact"/>
                    <w:rPr>
                      <w:rFonts w:ascii="Arial" w:hAnsi="Arial" w:cs="Arial"/>
                    </w:rPr>
                  </w:pPr>
                  <w:r>
                    <w:rPr>
                      <w:rFonts w:ascii="Arial" w:hAnsi="Arial" w:cs="Arial"/>
                    </w:rPr>
                    <w:t xml:space="preserve">     </w:t>
                  </w:r>
                  <w:r w:rsidRPr="00A1169D">
                    <w:rPr>
                      <w:rFonts w:ascii="Arial" w:hAnsi="Arial" w:cs="Arial"/>
                    </w:rPr>
                    <w:t>High school or GED</w:t>
                  </w:r>
                </w:p>
              </w:tc>
              <w:tc>
                <w:tcPr>
                  <w:tcW w:w="630" w:type="dxa"/>
                  <w:tcPrChange w:id="1282" w:author="Kendra Wyant" w:date="2026-04-29T15:51:00Z" w16du:dateUtc="2026-04-29T20:51:00Z">
                    <w:tcPr>
                      <w:tcW w:w="720" w:type="dxa"/>
                      <w:gridSpan w:val="2"/>
                    </w:tcPr>
                  </w:tcPrChange>
                </w:tcPr>
                <w:p w14:paraId="68284F9D" w14:textId="77777777" w:rsidR="0022083A" w:rsidRPr="00A1169D" w:rsidRDefault="00000000" w:rsidP="000D61DD">
                  <w:pPr>
                    <w:pStyle w:val="Compact"/>
                    <w:rPr>
                      <w:rFonts w:ascii="Arial" w:hAnsi="Arial" w:cs="Arial"/>
                    </w:rPr>
                    <w:pPrChange w:id="1283" w:author="Kendra Wyant" w:date="2026-04-29T15:51:00Z" w16du:dateUtc="2026-04-29T20:51:00Z">
                      <w:pPr>
                        <w:pStyle w:val="Compact"/>
                        <w:jc w:val="center"/>
                      </w:pPr>
                    </w:pPrChange>
                  </w:pPr>
                  <w:r w:rsidRPr="00A1169D">
                    <w:rPr>
                      <w:rFonts w:ascii="Arial" w:hAnsi="Arial" w:cs="Arial"/>
                    </w:rPr>
                    <w:t>14</w:t>
                  </w:r>
                </w:p>
              </w:tc>
              <w:tc>
                <w:tcPr>
                  <w:tcW w:w="810" w:type="dxa"/>
                  <w:tcPrChange w:id="1284" w:author="Kendra Wyant" w:date="2026-04-29T15:51:00Z" w16du:dateUtc="2026-04-29T20:51:00Z">
                    <w:tcPr>
                      <w:tcW w:w="810" w:type="dxa"/>
                      <w:gridSpan w:val="2"/>
                    </w:tcPr>
                  </w:tcPrChange>
                </w:tcPr>
                <w:p w14:paraId="6D8339A3" w14:textId="77777777" w:rsidR="0022083A" w:rsidRPr="00A1169D" w:rsidRDefault="00000000" w:rsidP="000D61DD">
                  <w:pPr>
                    <w:pStyle w:val="Compact"/>
                    <w:rPr>
                      <w:rFonts w:ascii="Arial" w:hAnsi="Arial" w:cs="Arial"/>
                    </w:rPr>
                    <w:pPrChange w:id="1285" w:author="Kendra Wyant" w:date="2026-04-29T15:51:00Z" w16du:dateUtc="2026-04-29T20:51:00Z">
                      <w:pPr>
                        <w:pStyle w:val="Compact"/>
                        <w:jc w:val="center"/>
                      </w:pPr>
                    </w:pPrChange>
                  </w:pPr>
                  <w:r w:rsidRPr="00A1169D">
                    <w:rPr>
                      <w:rFonts w:ascii="Arial" w:hAnsi="Arial" w:cs="Arial"/>
                    </w:rPr>
                    <w:t>9.7</w:t>
                  </w:r>
                </w:p>
              </w:tc>
              <w:tc>
                <w:tcPr>
                  <w:tcW w:w="1170" w:type="dxa"/>
                  <w:tcPrChange w:id="1286" w:author="Kendra Wyant" w:date="2026-04-29T15:51:00Z" w16du:dateUtc="2026-04-29T20:51:00Z">
                    <w:tcPr>
                      <w:tcW w:w="1260" w:type="dxa"/>
                      <w:gridSpan w:val="2"/>
                    </w:tcPr>
                  </w:tcPrChange>
                </w:tcPr>
                <w:p w14:paraId="5E4708DD" w14:textId="77777777" w:rsidR="0022083A" w:rsidRPr="00A1169D" w:rsidRDefault="0022083A" w:rsidP="000D61DD">
                  <w:pPr>
                    <w:pStyle w:val="Compact"/>
                    <w:rPr>
                      <w:rFonts w:ascii="Arial" w:hAnsi="Arial" w:cs="Arial"/>
                    </w:rPr>
                  </w:pPr>
                </w:p>
              </w:tc>
              <w:tc>
                <w:tcPr>
                  <w:tcW w:w="1170" w:type="dxa"/>
                  <w:tcPrChange w:id="1287" w:author="Kendra Wyant" w:date="2026-04-29T15:51:00Z" w16du:dateUtc="2026-04-29T20:51:00Z">
                    <w:tcPr>
                      <w:tcW w:w="1170" w:type="dxa"/>
                      <w:gridSpan w:val="2"/>
                    </w:tcPr>
                  </w:tcPrChange>
                </w:tcPr>
                <w:p w14:paraId="662C00CA" w14:textId="77777777" w:rsidR="0022083A" w:rsidRPr="00A1169D" w:rsidRDefault="0022083A" w:rsidP="000D61DD">
                  <w:pPr>
                    <w:pStyle w:val="Compact"/>
                    <w:rPr>
                      <w:rFonts w:ascii="Arial" w:hAnsi="Arial" w:cs="Arial"/>
                    </w:rPr>
                  </w:pPr>
                </w:p>
              </w:tc>
              <w:tc>
                <w:tcPr>
                  <w:tcW w:w="1440" w:type="dxa"/>
                  <w:tcPrChange w:id="1288" w:author="Kendra Wyant" w:date="2026-04-29T15:51:00Z" w16du:dateUtc="2026-04-29T20:51:00Z">
                    <w:tcPr>
                      <w:tcW w:w="1440" w:type="dxa"/>
                      <w:gridSpan w:val="3"/>
                    </w:tcPr>
                  </w:tcPrChange>
                </w:tcPr>
                <w:p w14:paraId="412744E9" w14:textId="77777777" w:rsidR="0022083A" w:rsidRPr="00A1169D" w:rsidRDefault="0022083A" w:rsidP="000D61DD">
                  <w:pPr>
                    <w:pStyle w:val="Compact"/>
                    <w:rPr>
                      <w:rFonts w:ascii="Arial" w:hAnsi="Arial" w:cs="Arial"/>
                    </w:rPr>
                  </w:pPr>
                </w:p>
              </w:tc>
            </w:tr>
            <w:tr w:rsidR="0022083A" w:rsidRPr="00A1169D" w14:paraId="6D83AEBA" w14:textId="77777777" w:rsidTr="000D61DD">
              <w:trPr>
                <w:trPrChange w:id="1289" w:author="Kendra Wyant" w:date="2026-04-29T15:51:00Z" w16du:dateUtc="2026-04-29T20:51:00Z">
                  <w:trPr>
                    <w:gridAfter w:val="0"/>
                  </w:trPr>
                </w:trPrChange>
              </w:trPr>
              <w:tc>
                <w:tcPr>
                  <w:tcW w:w="4140" w:type="dxa"/>
                  <w:tcPrChange w:id="1290" w:author="Kendra Wyant" w:date="2026-04-29T15:51:00Z" w16du:dateUtc="2026-04-29T20:51:00Z">
                    <w:tcPr>
                      <w:tcW w:w="4140" w:type="dxa"/>
                    </w:tcPr>
                  </w:tcPrChange>
                </w:tcPr>
                <w:p w14:paraId="747A34A1" w14:textId="55FBA0B1" w:rsidR="0022083A" w:rsidRPr="00A1169D" w:rsidRDefault="000D61DD" w:rsidP="000D61DD">
                  <w:pPr>
                    <w:pStyle w:val="Compact"/>
                    <w:rPr>
                      <w:rFonts w:ascii="Arial" w:hAnsi="Arial" w:cs="Arial"/>
                    </w:rPr>
                  </w:pPr>
                  <w:r>
                    <w:rPr>
                      <w:rFonts w:ascii="Arial" w:hAnsi="Arial" w:cs="Arial"/>
                    </w:rPr>
                    <w:t xml:space="preserve">     </w:t>
                  </w:r>
                  <w:r w:rsidRPr="00A1169D">
                    <w:rPr>
                      <w:rFonts w:ascii="Arial" w:hAnsi="Arial" w:cs="Arial"/>
                    </w:rPr>
                    <w:t>Some college</w:t>
                  </w:r>
                </w:p>
              </w:tc>
              <w:tc>
                <w:tcPr>
                  <w:tcW w:w="630" w:type="dxa"/>
                  <w:tcPrChange w:id="1291" w:author="Kendra Wyant" w:date="2026-04-29T15:51:00Z" w16du:dateUtc="2026-04-29T20:51:00Z">
                    <w:tcPr>
                      <w:tcW w:w="720" w:type="dxa"/>
                      <w:gridSpan w:val="2"/>
                    </w:tcPr>
                  </w:tcPrChange>
                </w:tcPr>
                <w:p w14:paraId="0F41F5B5" w14:textId="77777777" w:rsidR="0022083A" w:rsidRPr="00A1169D" w:rsidRDefault="00000000" w:rsidP="000D61DD">
                  <w:pPr>
                    <w:pStyle w:val="Compact"/>
                    <w:rPr>
                      <w:rFonts w:ascii="Arial" w:hAnsi="Arial" w:cs="Arial"/>
                    </w:rPr>
                    <w:pPrChange w:id="1292" w:author="Kendra Wyant" w:date="2026-04-29T15:51:00Z" w16du:dateUtc="2026-04-29T20:51:00Z">
                      <w:pPr>
                        <w:pStyle w:val="Compact"/>
                        <w:jc w:val="center"/>
                      </w:pPr>
                    </w:pPrChange>
                  </w:pPr>
                  <w:r w:rsidRPr="00A1169D">
                    <w:rPr>
                      <w:rFonts w:ascii="Arial" w:hAnsi="Arial" w:cs="Arial"/>
                    </w:rPr>
                    <w:t>39</w:t>
                  </w:r>
                </w:p>
              </w:tc>
              <w:tc>
                <w:tcPr>
                  <w:tcW w:w="810" w:type="dxa"/>
                  <w:tcPrChange w:id="1293" w:author="Kendra Wyant" w:date="2026-04-29T15:51:00Z" w16du:dateUtc="2026-04-29T20:51:00Z">
                    <w:tcPr>
                      <w:tcW w:w="810" w:type="dxa"/>
                      <w:gridSpan w:val="2"/>
                    </w:tcPr>
                  </w:tcPrChange>
                </w:tcPr>
                <w:p w14:paraId="707BE5E9" w14:textId="77777777" w:rsidR="0022083A" w:rsidRPr="00A1169D" w:rsidRDefault="00000000" w:rsidP="000D61DD">
                  <w:pPr>
                    <w:pStyle w:val="Compact"/>
                    <w:rPr>
                      <w:rFonts w:ascii="Arial" w:hAnsi="Arial" w:cs="Arial"/>
                    </w:rPr>
                    <w:pPrChange w:id="1294" w:author="Kendra Wyant" w:date="2026-04-29T15:51:00Z" w16du:dateUtc="2026-04-29T20:51:00Z">
                      <w:pPr>
                        <w:pStyle w:val="Compact"/>
                        <w:jc w:val="center"/>
                      </w:pPr>
                    </w:pPrChange>
                  </w:pPr>
                  <w:r w:rsidRPr="00A1169D">
                    <w:rPr>
                      <w:rFonts w:ascii="Arial" w:hAnsi="Arial" w:cs="Arial"/>
                    </w:rPr>
                    <w:t>27.1</w:t>
                  </w:r>
                </w:p>
              </w:tc>
              <w:tc>
                <w:tcPr>
                  <w:tcW w:w="1170" w:type="dxa"/>
                  <w:tcPrChange w:id="1295" w:author="Kendra Wyant" w:date="2026-04-29T15:51:00Z" w16du:dateUtc="2026-04-29T20:51:00Z">
                    <w:tcPr>
                      <w:tcW w:w="1260" w:type="dxa"/>
                      <w:gridSpan w:val="2"/>
                    </w:tcPr>
                  </w:tcPrChange>
                </w:tcPr>
                <w:p w14:paraId="5C300E95" w14:textId="77777777" w:rsidR="0022083A" w:rsidRPr="00A1169D" w:rsidRDefault="0022083A" w:rsidP="000D61DD">
                  <w:pPr>
                    <w:pStyle w:val="Compact"/>
                    <w:rPr>
                      <w:rFonts w:ascii="Arial" w:hAnsi="Arial" w:cs="Arial"/>
                    </w:rPr>
                  </w:pPr>
                </w:p>
              </w:tc>
              <w:tc>
                <w:tcPr>
                  <w:tcW w:w="1170" w:type="dxa"/>
                  <w:tcPrChange w:id="1296" w:author="Kendra Wyant" w:date="2026-04-29T15:51:00Z" w16du:dateUtc="2026-04-29T20:51:00Z">
                    <w:tcPr>
                      <w:tcW w:w="1170" w:type="dxa"/>
                      <w:gridSpan w:val="2"/>
                    </w:tcPr>
                  </w:tcPrChange>
                </w:tcPr>
                <w:p w14:paraId="3AAC5C8C" w14:textId="77777777" w:rsidR="0022083A" w:rsidRPr="00A1169D" w:rsidRDefault="0022083A" w:rsidP="000D61DD">
                  <w:pPr>
                    <w:pStyle w:val="Compact"/>
                    <w:rPr>
                      <w:rFonts w:ascii="Arial" w:hAnsi="Arial" w:cs="Arial"/>
                    </w:rPr>
                  </w:pPr>
                </w:p>
              </w:tc>
              <w:tc>
                <w:tcPr>
                  <w:tcW w:w="1440" w:type="dxa"/>
                  <w:tcPrChange w:id="1297" w:author="Kendra Wyant" w:date="2026-04-29T15:51:00Z" w16du:dateUtc="2026-04-29T20:51:00Z">
                    <w:tcPr>
                      <w:tcW w:w="1440" w:type="dxa"/>
                      <w:gridSpan w:val="3"/>
                    </w:tcPr>
                  </w:tcPrChange>
                </w:tcPr>
                <w:p w14:paraId="0167285A" w14:textId="77777777" w:rsidR="0022083A" w:rsidRPr="00A1169D" w:rsidRDefault="0022083A" w:rsidP="000D61DD">
                  <w:pPr>
                    <w:pStyle w:val="Compact"/>
                    <w:rPr>
                      <w:rFonts w:ascii="Arial" w:hAnsi="Arial" w:cs="Arial"/>
                    </w:rPr>
                  </w:pPr>
                </w:p>
              </w:tc>
            </w:tr>
            <w:tr w:rsidR="0022083A" w:rsidRPr="00A1169D" w14:paraId="4001D7AA" w14:textId="77777777" w:rsidTr="000D61DD">
              <w:trPr>
                <w:trPrChange w:id="1298" w:author="Kendra Wyant" w:date="2026-04-29T15:51:00Z" w16du:dateUtc="2026-04-29T20:51:00Z">
                  <w:trPr>
                    <w:gridAfter w:val="0"/>
                  </w:trPr>
                </w:trPrChange>
              </w:trPr>
              <w:tc>
                <w:tcPr>
                  <w:tcW w:w="4140" w:type="dxa"/>
                  <w:tcPrChange w:id="1299" w:author="Kendra Wyant" w:date="2026-04-29T15:51:00Z" w16du:dateUtc="2026-04-29T20:51:00Z">
                    <w:tcPr>
                      <w:tcW w:w="4140" w:type="dxa"/>
                    </w:tcPr>
                  </w:tcPrChange>
                </w:tcPr>
                <w:p w14:paraId="6FD311F3" w14:textId="6FC8288A" w:rsidR="0022083A" w:rsidRPr="00A1169D" w:rsidRDefault="000D61DD" w:rsidP="000D61DD">
                  <w:pPr>
                    <w:pStyle w:val="Compact"/>
                    <w:rPr>
                      <w:rFonts w:ascii="Arial" w:hAnsi="Arial" w:cs="Arial"/>
                    </w:rPr>
                  </w:pPr>
                  <w:r>
                    <w:rPr>
                      <w:rFonts w:ascii="Arial" w:hAnsi="Arial" w:cs="Arial"/>
                    </w:rPr>
                    <w:t xml:space="preserve">     </w:t>
                  </w:r>
                  <w:r w:rsidRPr="00A1169D">
                    <w:rPr>
                      <w:rFonts w:ascii="Arial" w:hAnsi="Arial" w:cs="Arial"/>
                    </w:rPr>
                    <w:t>2-Year degree</w:t>
                  </w:r>
                </w:p>
              </w:tc>
              <w:tc>
                <w:tcPr>
                  <w:tcW w:w="630" w:type="dxa"/>
                  <w:tcPrChange w:id="1300" w:author="Kendra Wyant" w:date="2026-04-29T15:51:00Z" w16du:dateUtc="2026-04-29T20:51:00Z">
                    <w:tcPr>
                      <w:tcW w:w="720" w:type="dxa"/>
                      <w:gridSpan w:val="2"/>
                    </w:tcPr>
                  </w:tcPrChange>
                </w:tcPr>
                <w:p w14:paraId="0F6490BD" w14:textId="77777777" w:rsidR="0022083A" w:rsidRPr="00A1169D" w:rsidRDefault="00000000" w:rsidP="000D61DD">
                  <w:pPr>
                    <w:pStyle w:val="Compact"/>
                    <w:rPr>
                      <w:rFonts w:ascii="Arial" w:hAnsi="Arial" w:cs="Arial"/>
                    </w:rPr>
                    <w:pPrChange w:id="1301" w:author="Kendra Wyant" w:date="2026-04-29T15:51:00Z" w16du:dateUtc="2026-04-29T20:51:00Z">
                      <w:pPr>
                        <w:pStyle w:val="Compact"/>
                        <w:jc w:val="center"/>
                      </w:pPr>
                    </w:pPrChange>
                  </w:pPr>
                  <w:r w:rsidRPr="00A1169D">
                    <w:rPr>
                      <w:rFonts w:ascii="Arial" w:hAnsi="Arial" w:cs="Arial"/>
                    </w:rPr>
                    <w:t>13</w:t>
                  </w:r>
                </w:p>
              </w:tc>
              <w:tc>
                <w:tcPr>
                  <w:tcW w:w="810" w:type="dxa"/>
                  <w:tcPrChange w:id="1302" w:author="Kendra Wyant" w:date="2026-04-29T15:51:00Z" w16du:dateUtc="2026-04-29T20:51:00Z">
                    <w:tcPr>
                      <w:tcW w:w="810" w:type="dxa"/>
                      <w:gridSpan w:val="2"/>
                    </w:tcPr>
                  </w:tcPrChange>
                </w:tcPr>
                <w:p w14:paraId="20116712" w14:textId="77777777" w:rsidR="0022083A" w:rsidRPr="00A1169D" w:rsidRDefault="00000000" w:rsidP="000D61DD">
                  <w:pPr>
                    <w:pStyle w:val="Compact"/>
                    <w:rPr>
                      <w:rFonts w:ascii="Arial" w:hAnsi="Arial" w:cs="Arial"/>
                    </w:rPr>
                    <w:pPrChange w:id="1303" w:author="Kendra Wyant" w:date="2026-04-29T15:51:00Z" w16du:dateUtc="2026-04-29T20:51:00Z">
                      <w:pPr>
                        <w:pStyle w:val="Compact"/>
                        <w:jc w:val="center"/>
                      </w:pPr>
                    </w:pPrChange>
                  </w:pPr>
                  <w:r w:rsidRPr="00A1169D">
                    <w:rPr>
                      <w:rFonts w:ascii="Arial" w:hAnsi="Arial" w:cs="Arial"/>
                    </w:rPr>
                    <w:t>9.0</w:t>
                  </w:r>
                </w:p>
              </w:tc>
              <w:tc>
                <w:tcPr>
                  <w:tcW w:w="1170" w:type="dxa"/>
                  <w:tcPrChange w:id="1304" w:author="Kendra Wyant" w:date="2026-04-29T15:51:00Z" w16du:dateUtc="2026-04-29T20:51:00Z">
                    <w:tcPr>
                      <w:tcW w:w="1260" w:type="dxa"/>
                      <w:gridSpan w:val="2"/>
                    </w:tcPr>
                  </w:tcPrChange>
                </w:tcPr>
                <w:p w14:paraId="56ABF128" w14:textId="77777777" w:rsidR="0022083A" w:rsidRPr="00A1169D" w:rsidRDefault="0022083A" w:rsidP="000D61DD">
                  <w:pPr>
                    <w:pStyle w:val="Compact"/>
                    <w:rPr>
                      <w:rFonts w:ascii="Arial" w:hAnsi="Arial" w:cs="Arial"/>
                    </w:rPr>
                  </w:pPr>
                </w:p>
              </w:tc>
              <w:tc>
                <w:tcPr>
                  <w:tcW w:w="1170" w:type="dxa"/>
                  <w:tcPrChange w:id="1305" w:author="Kendra Wyant" w:date="2026-04-29T15:51:00Z" w16du:dateUtc="2026-04-29T20:51:00Z">
                    <w:tcPr>
                      <w:tcW w:w="1170" w:type="dxa"/>
                      <w:gridSpan w:val="2"/>
                    </w:tcPr>
                  </w:tcPrChange>
                </w:tcPr>
                <w:p w14:paraId="1D4F80A6" w14:textId="77777777" w:rsidR="0022083A" w:rsidRPr="00A1169D" w:rsidRDefault="0022083A" w:rsidP="000D61DD">
                  <w:pPr>
                    <w:pStyle w:val="Compact"/>
                    <w:rPr>
                      <w:rFonts w:ascii="Arial" w:hAnsi="Arial" w:cs="Arial"/>
                    </w:rPr>
                  </w:pPr>
                </w:p>
              </w:tc>
              <w:tc>
                <w:tcPr>
                  <w:tcW w:w="1440" w:type="dxa"/>
                  <w:tcPrChange w:id="1306" w:author="Kendra Wyant" w:date="2026-04-29T15:51:00Z" w16du:dateUtc="2026-04-29T20:51:00Z">
                    <w:tcPr>
                      <w:tcW w:w="1440" w:type="dxa"/>
                      <w:gridSpan w:val="3"/>
                    </w:tcPr>
                  </w:tcPrChange>
                </w:tcPr>
                <w:p w14:paraId="0E07101D" w14:textId="77777777" w:rsidR="0022083A" w:rsidRPr="00A1169D" w:rsidRDefault="0022083A" w:rsidP="000D61DD">
                  <w:pPr>
                    <w:pStyle w:val="Compact"/>
                    <w:rPr>
                      <w:rFonts w:ascii="Arial" w:hAnsi="Arial" w:cs="Arial"/>
                    </w:rPr>
                  </w:pPr>
                </w:p>
              </w:tc>
            </w:tr>
            <w:tr w:rsidR="0022083A" w:rsidRPr="00A1169D" w14:paraId="27EEF91D" w14:textId="77777777" w:rsidTr="000D61DD">
              <w:trPr>
                <w:trPrChange w:id="1307" w:author="Kendra Wyant" w:date="2026-04-29T15:51:00Z" w16du:dateUtc="2026-04-29T20:51:00Z">
                  <w:trPr>
                    <w:gridAfter w:val="0"/>
                  </w:trPr>
                </w:trPrChange>
              </w:trPr>
              <w:tc>
                <w:tcPr>
                  <w:tcW w:w="4140" w:type="dxa"/>
                  <w:tcPrChange w:id="1308" w:author="Kendra Wyant" w:date="2026-04-29T15:51:00Z" w16du:dateUtc="2026-04-29T20:51:00Z">
                    <w:tcPr>
                      <w:tcW w:w="4140" w:type="dxa"/>
                    </w:tcPr>
                  </w:tcPrChange>
                </w:tcPr>
                <w:p w14:paraId="21BB7844" w14:textId="0C65CCAB" w:rsidR="0022083A" w:rsidRPr="00A1169D" w:rsidRDefault="000D61DD" w:rsidP="000D61DD">
                  <w:pPr>
                    <w:pStyle w:val="Compact"/>
                    <w:rPr>
                      <w:rFonts w:ascii="Arial" w:hAnsi="Arial" w:cs="Arial"/>
                    </w:rPr>
                  </w:pPr>
                  <w:r>
                    <w:rPr>
                      <w:rFonts w:ascii="Arial" w:hAnsi="Arial" w:cs="Arial"/>
                    </w:rPr>
                    <w:t xml:space="preserve">     </w:t>
                  </w:r>
                  <w:r w:rsidRPr="00A1169D">
                    <w:rPr>
                      <w:rFonts w:ascii="Arial" w:hAnsi="Arial" w:cs="Arial"/>
                    </w:rPr>
                    <w:t>College degree</w:t>
                  </w:r>
                </w:p>
              </w:tc>
              <w:tc>
                <w:tcPr>
                  <w:tcW w:w="630" w:type="dxa"/>
                  <w:tcPrChange w:id="1309" w:author="Kendra Wyant" w:date="2026-04-29T15:51:00Z" w16du:dateUtc="2026-04-29T20:51:00Z">
                    <w:tcPr>
                      <w:tcW w:w="720" w:type="dxa"/>
                      <w:gridSpan w:val="2"/>
                    </w:tcPr>
                  </w:tcPrChange>
                </w:tcPr>
                <w:p w14:paraId="30018492" w14:textId="77777777" w:rsidR="0022083A" w:rsidRPr="00A1169D" w:rsidRDefault="00000000" w:rsidP="000D61DD">
                  <w:pPr>
                    <w:pStyle w:val="Compact"/>
                    <w:rPr>
                      <w:rFonts w:ascii="Arial" w:hAnsi="Arial" w:cs="Arial"/>
                    </w:rPr>
                    <w:pPrChange w:id="1310" w:author="Kendra Wyant" w:date="2026-04-29T15:51:00Z" w16du:dateUtc="2026-04-29T20:51:00Z">
                      <w:pPr>
                        <w:pStyle w:val="Compact"/>
                        <w:jc w:val="center"/>
                      </w:pPr>
                    </w:pPrChange>
                  </w:pPr>
                  <w:r w:rsidRPr="00A1169D">
                    <w:rPr>
                      <w:rFonts w:ascii="Arial" w:hAnsi="Arial" w:cs="Arial"/>
                    </w:rPr>
                    <w:t>55</w:t>
                  </w:r>
                </w:p>
              </w:tc>
              <w:tc>
                <w:tcPr>
                  <w:tcW w:w="810" w:type="dxa"/>
                  <w:tcPrChange w:id="1311" w:author="Kendra Wyant" w:date="2026-04-29T15:51:00Z" w16du:dateUtc="2026-04-29T20:51:00Z">
                    <w:tcPr>
                      <w:tcW w:w="810" w:type="dxa"/>
                      <w:gridSpan w:val="2"/>
                    </w:tcPr>
                  </w:tcPrChange>
                </w:tcPr>
                <w:p w14:paraId="4547B3E6" w14:textId="77777777" w:rsidR="0022083A" w:rsidRPr="00A1169D" w:rsidRDefault="00000000" w:rsidP="000D61DD">
                  <w:pPr>
                    <w:pStyle w:val="Compact"/>
                    <w:rPr>
                      <w:rFonts w:ascii="Arial" w:hAnsi="Arial" w:cs="Arial"/>
                    </w:rPr>
                    <w:pPrChange w:id="1312" w:author="Kendra Wyant" w:date="2026-04-29T15:51:00Z" w16du:dateUtc="2026-04-29T20:51:00Z">
                      <w:pPr>
                        <w:pStyle w:val="Compact"/>
                        <w:jc w:val="center"/>
                      </w:pPr>
                    </w:pPrChange>
                  </w:pPr>
                  <w:r w:rsidRPr="00A1169D">
                    <w:rPr>
                      <w:rFonts w:ascii="Arial" w:hAnsi="Arial" w:cs="Arial"/>
                    </w:rPr>
                    <w:t>38.2</w:t>
                  </w:r>
                </w:p>
              </w:tc>
              <w:tc>
                <w:tcPr>
                  <w:tcW w:w="1170" w:type="dxa"/>
                  <w:tcPrChange w:id="1313" w:author="Kendra Wyant" w:date="2026-04-29T15:51:00Z" w16du:dateUtc="2026-04-29T20:51:00Z">
                    <w:tcPr>
                      <w:tcW w:w="1260" w:type="dxa"/>
                      <w:gridSpan w:val="2"/>
                    </w:tcPr>
                  </w:tcPrChange>
                </w:tcPr>
                <w:p w14:paraId="6ACD56BE" w14:textId="77777777" w:rsidR="0022083A" w:rsidRPr="00A1169D" w:rsidRDefault="0022083A" w:rsidP="000D61DD">
                  <w:pPr>
                    <w:pStyle w:val="Compact"/>
                    <w:rPr>
                      <w:rFonts w:ascii="Arial" w:hAnsi="Arial" w:cs="Arial"/>
                    </w:rPr>
                  </w:pPr>
                </w:p>
              </w:tc>
              <w:tc>
                <w:tcPr>
                  <w:tcW w:w="1170" w:type="dxa"/>
                  <w:tcPrChange w:id="1314" w:author="Kendra Wyant" w:date="2026-04-29T15:51:00Z" w16du:dateUtc="2026-04-29T20:51:00Z">
                    <w:tcPr>
                      <w:tcW w:w="1170" w:type="dxa"/>
                      <w:gridSpan w:val="2"/>
                    </w:tcPr>
                  </w:tcPrChange>
                </w:tcPr>
                <w:p w14:paraId="6285AF35" w14:textId="77777777" w:rsidR="0022083A" w:rsidRPr="00A1169D" w:rsidRDefault="0022083A" w:rsidP="000D61DD">
                  <w:pPr>
                    <w:pStyle w:val="Compact"/>
                    <w:rPr>
                      <w:rFonts w:ascii="Arial" w:hAnsi="Arial" w:cs="Arial"/>
                    </w:rPr>
                  </w:pPr>
                </w:p>
              </w:tc>
              <w:tc>
                <w:tcPr>
                  <w:tcW w:w="1440" w:type="dxa"/>
                  <w:tcPrChange w:id="1315" w:author="Kendra Wyant" w:date="2026-04-29T15:51:00Z" w16du:dateUtc="2026-04-29T20:51:00Z">
                    <w:tcPr>
                      <w:tcW w:w="1440" w:type="dxa"/>
                      <w:gridSpan w:val="3"/>
                    </w:tcPr>
                  </w:tcPrChange>
                </w:tcPr>
                <w:p w14:paraId="3D9F6B95" w14:textId="77777777" w:rsidR="0022083A" w:rsidRPr="00A1169D" w:rsidRDefault="0022083A" w:rsidP="000D61DD">
                  <w:pPr>
                    <w:pStyle w:val="Compact"/>
                    <w:rPr>
                      <w:rFonts w:ascii="Arial" w:hAnsi="Arial" w:cs="Arial"/>
                    </w:rPr>
                  </w:pPr>
                </w:p>
              </w:tc>
            </w:tr>
            <w:tr w:rsidR="0022083A" w:rsidRPr="00A1169D" w14:paraId="6652C520" w14:textId="77777777" w:rsidTr="000D61DD">
              <w:trPr>
                <w:trPrChange w:id="1316" w:author="Kendra Wyant" w:date="2026-04-29T15:51:00Z" w16du:dateUtc="2026-04-29T20:51:00Z">
                  <w:trPr>
                    <w:gridAfter w:val="0"/>
                  </w:trPr>
                </w:trPrChange>
              </w:trPr>
              <w:tc>
                <w:tcPr>
                  <w:tcW w:w="4140" w:type="dxa"/>
                  <w:tcPrChange w:id="1317" w:author="Kendra Wyant" w:date="2026-04-29T15:51:00Z" w16du:dateUtc="2026-04-29T20:51:00Z">
                    <w:tcPr>
                      <w:tcW w:w="4140" w:type="dxa"/>
                    </w:tcPr>
                  </w:tcPrChange>
                </w:tcPr>
                <w:p w14:paraId="15D79A0A" w14:textId="033C3FA6" w:rsidR="0022083A" w:rsidRPr="00A1169D" w:rsidRDefault="000D61DD" w:rsidP="000D61DD">
                  <w:pPr>
                    <w:pStyle w:val="Compact"/>
                    <w:rPr>
                      <w:rFonts w:ascii="Arial" w:hAnsi="Arial" w:cs="Arial"/>
                    </w:rPr>
                  </w:pPr>
                  <w:r>
                    <w:rPr>
                      <w:rFonts w:ascii="Arial" w:hAnsi="Arial" w:cs="Arial"/>
                    </w:rPr>
                    <w:t xml:space="preserve">     </w:t>
                  </w:r>
                  <w:r w:rsidRPr="00A1169D">
                    <w:rPr>
                      <w:rFonts w:ascii="Arial" w:hAnsi="Arial" w:cs="Arial"/>
                    </w:rPr>
                    <w:t>Advanced degree</w:t>
                  </w:r>
                </w:p>
              </w:tc>
              <w:tc>
                <w:tcPr>
                  <w:tcW w:w="630" w:type="dxa"/>
                  <w:tcPrChange w:id="1318" w:author="Kendra Wyant" w:date="2026-04-29T15:51:00Z" w16du:dateUtc="2026-04-29T20:51:00Z">
                    <w:tcPr>
                      <w:tcW w:w="720" w:type="dxa"/>
                      <w:gridSpan w:val="2"/>
                    </w:tcPr>
                  </w:tcPrChange>
                </w:tcPr>
                <w:p w14:paraId="0B3D3692" w14:textId="77777777" w:rsidR="0022083A" w:rsidRPr="00A1169D" w:rsidRDefault="00000000" w:rsidP="000D61DD">
                  <w:pPr>
                    <w:pStyle w:val="Compact"/>
                    <w:rPr>
                      <w:rFonts w:ascii="Arial" w:hAnsi="Arial" w:cs="Arial"/>
                    </w:rPr>
                    <w:pPrChange w:id="1319" w:author="Kendra Wyant" w:date="2026-04-29T15:51:00Z" w16du:dateUtc="2026-04-29T20:51:00Z">
                      <w:pPr>
                        <w:pStyle w:val="Compact"/>
                        <w:jc w:val="center"/>
                      </w:pPr>
                    </w:pPrChange>
                  </w:pPr>
                  <w:r w:rsidRPr="00A1169D">
                    <w:rPr>
                      <w:rFonts w:ascii="Arial" w:hAnsi="Arial" w:cs="Arial"/>
                    </w:rPr>
                    <w:t>22</w:t>
                  </w:r>
                </w:p>
              </w:tc>
              <w:tc>
                <w:tcPr>
                  <w:tcW w:w="810" w:type="dxa"/>
                  <w:tcPrChange w:id="1320" w:author="Kendra Wyant" w:date="2026-04-29T15:51:00Z" w16du:dateUtc="2026-04-29T20:51:00Z">
                    <w:tcPr>
                      <w:tcW w:w="810" w:type="dxa"/>
                      <w:gridSpan w:val="2"/>
                    </w:tcPr>
                  </w:tcPrChange>
                </w:tcPr>
                <w:p w14:paraId="466336B6" w14:textId="77777777" w:rsidR="0022083A" w:rsidRPr="00A1169D" w:rsidRDefault="00000000" w:rsidP="000D61DD">
                  <w:pPr>
                    <w:pStyle w:val="Compact"/>
                    <w:rPr>
                      <w:rFonts w:ascii="Arial" w:hAnsi="Arial" w:cs="Arial"/>
                    </w:rPr>
                    <w:pPrChange w:id="1321" w:author="Kendra Wyant" w:date="2026-04-29T15:51:00Z" w16du:dateUtc="2026-04-29T20:51:00Z">
                      <w:pPr>
                        <w:pStyle w:val="Compact"/>
                        <w:jc w:val="center"/>
                      </w:pPr>
                    </w:pPrChange>
                  </w:pPr>
                  <w:r w:rsidRPr="00A1169D">
                    <w:rPr>
                      <w:rFonts w:ascii="Arial" w:hAnsi="Arial" w:cs="Arial"/>
                    </w:rPr>
                    <w:t>15.3</w:t>
                  </w:r>
                </w:p>
              </w:tc>
              <w:tc>
                <w:tcPr>
                  <w:tcW w:w="1170" w:type="dxa"/>
                  <w:tcPrChange w:id="1322" w:author="Kendra Wyant" w:date="2026-04-29T15:51:00Z" w16du:dateUtc="2026-04-29T20:51:00Z">
                    <w:tcPr>
                      <w:tcW w:w="1260" w:type="dxa"/>
                      <w:gridSpan w:val="2"/>
                    </w:tcPr>
                  </w:tcPrChange>
                </w:tcPr>
                <w:p w14:paraId="6736BC61" w14:textId="77777777" w:rsidR="0022083A" w:rsidRPr="00A1169D" w:rsidRDefault="0022083A" w:rsidP="000D61DD">
                  <w:pPr>
                    <w:pStyle w:val="Compact"/>
                    <w:rPr>
                      <w:rFonts w:ascii="Arial" w:hAnsi="Arial" w:cs="Arial"/>
                    </w:rPr>
                  </w:pPr>
                </w:p>
              </w:tc>
              <w:tc>
                <w:tcPr>
                  <w:tcW w:w="1170" w:type="dxa"/>
                  <w:tcPrChange w:id="1323" w:author="Kendra Wyant" w:date="2026-04-29T15:51:00Z" w16du:dateUtc="2026-04-29T20:51:00Z">
                    <w:tcPr>
                      <w:tcW w:w="1170" w:type="dxa"/>
                      <w:gridSpan w:val="2"/>
                    </w:tcPr>
                  </w:tcPrChange>
                </w:tcPr>
                <w:p w14:paraId="39E5D464" w14:textId="77777777" w:rsidR="0022083A" w:rsidRPr="00A1169D" w:rsidRDefault="0022083A" w:rsidP="000D61DD">
                  <w:pPr>
                    <w:pStyle w:val="Compact"/>
                    <w:rPr>
                      <w:rFonts w:ascii="Arial" w:hAnsi="Arial" w:cs="Arial"/>
                    </w:rPr>
                  </w:pPr>
                </w:p>
              </w:tc>
              <w:tc>
                <w:tcPr>
                  <w:tcW w:w="1440" w:type="dxa"/>
                  <w:tcPrChange w:id="1324" w:author="Kendra Wyant" w:date="2026-04-29T15:51:00Z" w16du:dateUtc="2026-04-29T20:51:00Z">
                    <w:tcPr>
                      <w:tcW w:w="1440" w:type="dxa"/>
                      <w:gridSpan w:val="3"/>
                    </w:tcPr>
                  </w:tcPrChange>
                </w:tcPr>
                <w:p w14:paraId="4111E389" w14:textId="77777777" w:rsidR="0022083A" w:rsidRPr="00A1169D" w:rsidRDefault="0022083A" w:rsidP="000D61DD">
                  <w:pPr>
                    <w:pStyle w:val="Compact"/>
                    <w:rPr>
                      <w:rFonts w:ascii="Arial" w:hAnsi="Arial" w:cs="Arial"/>
                    </w:rPr>
                  </w:pPr>
                </w:p>
              </w:tc>
            </w:tr>
            <w:tr w:rsidR="0022083A" w:rsidRPr="00A1169D" w14:paraId="5DA87632" w14:textId="77777777" w:rsidTr="000D61DD">
              <w:trPr>
                <w:trPrChange w:id="1325" w:author="Kendra Wyant" w:date="2026-04-29T15:51:00Z" w16du:dateUtc="2026-04-29T20:51:00Z">
                  <w:trPr>
                    <w:gridAfter w:val="0"/>
                  </w:trPr>
                </w:trPrChange>
              </w:trPr>
              <w:tc>
                <w:tcPr>
                  <w:tcW w:w="4140" w:type="dxa"/>
                  <w:tcPrChange w:id="1326" w:author="Kendra Wyant" w:date="2026-04-29T15:51:00Z" w16du:dateUtc="2026-04-29T20:51:00Z">
                    <w:tcPr>
                      <w:tcW w:w="4140" w:type="dxa"/>
                    </w:tcPr>
                  </w:tcPrChange>
                </w:tcPr>
                <w:p w14:paraId="10614BF9" w14:textId="77777777" w:rsidR="0022083A" w:rsidRPr="00A1169D" w:rsidRDefault="00000000" w:rsidP="000D61DD">
                  <w:pPr>
                    <w:pStyle w:val="Compact"/>
                    <w:rPr>
                      <w:rFonts w:ascii="Arial" w:hAnsi="Arial" w:cs="Arial"/>
                    </w:rPr>
                  </w:pPr>
                  <w:r w:rsidRPr="00A1169D">
                    <w:rPr>
                      <w:rFonts w:ascii="Arial" w:hAnsi="Arial" w:cs="Arial"/>
                    </w:rPr>
                    <w:t>Employment</w:t>
                  </w:r>
                </w:p>
              </w:tc>
              <w:tc>
                <w:tcPr>
                  <w:tcW w:w="630" w:type="dxa"/>
                  <w:tcPrChange w:id="1327" w:author="Kendra Wyant" w:date="2026-04-29T15:51:00Z" w16du:dateUtc="2026-04-29T20:51:00Z">
                    <w:tcPr>
                      <w:tcW w:w="720" w:type="dxa"/>
                      <w:gridSpan w:val="2"/>
                    </w:tcPr>
                  </w:tcPrChange>
                </w:tcPr>
                <w:p w14:paraId="7FAC3FC8" w14:textId="77777777" w:rsidR="0022083A" w:rsidRPr="00A1169D" w:rsidRDefault="0022083A" w:rsidP="000D61DD">
                  <w:pPr>
                    <w:pStyle w:val="Compact"/>
                    <w:rPr>
                      <w:rFonts w:ascii="Arial" w:hAnsi="Arial" w:cs="Arial"/>
                    </w:rPr>
                  </w:pPr>
                </w:p>
              </w:tc>
              <w:tc>
                <w:tcPr>
                  <w:tcW w:w="810" w:type="dxa"/>
                  <w:tcPrChange w:id="1328" w:author="Kendra Wyant" w:date="2026-04-29T15:51:00Z" w16du:dateUtc="2026-04-29T20:51:00Z">
                    <w:tcPr>
                      <w:tcW w:w="810" w:type="dxa"/>
                      <w:gridSpan w:val="2"/>
                    </w:tcPr>
                  </w:tcPrChange>
                </w:tcPr>
                <w:p w14:paraId="0E17E1EE" w14:textId="77777777" w:rsidR="0022083A" w:rsidRPr="00A1169D" w:rsidRDefault="0022083A" w:rsidP="000D61DD">
                  <w:pPr>
                    <w:pStyle w:val="Compact"/>
                    <w:rPr>
                      <w:rFonts w:ascii="Arial" w:hAnsi="Arial" w:cs="Arial"/>
                    </w:rPr>
                  </w:pPr>
                </w:p>
              </w:tc>
              <w:tc>
                <w:tcPr>
                  <w:tcW w:w="1170" w:type="dxa"/>
                  <w:tcPrChange w:id="1329" w:author="Kendra Wyant" w:date="2026-04-29T15:51:00Z" w16du:dateUtc="2026-04-29T20:51:00Z">
                    <w:tcPr>
                      <w:tcW w:w="1260" w:type="dxa"/>
                      <w:gridSpan w:val="2"/>
                    </w:tcPr>
                  </w:tcPrChange>
                </w:tcPr>
                <w:p w14:paraId="45432E1E" w14:textId="77777777" w:rsidR="0022083A" w:rsidRPr="00A1169D" w:rsidRDefault="0022083A" w:rsidP="000D61DD">
                  <w:pPr>
                    <w:pStyle w:val="Compact"/>
                    <w:rPr>
                      <w:rFonts w:ascii="Arial" w:hAnsi="Arial" w:cs="Arial"/>
                    </w:rPr>
                  </w:pPr>
                </w:p>
              </w:tc>
              <w:tc>
                <w:tcPr>
                  <w:tcW w:w="1170" w:type="dxa"/>
                  <w:tcPrChange w:id="1330" w:author="Kendra Wyant" w:date="2026-04-29T15:51:00Z" w16du:dateUtc="2026-04-29T20:51:00Z">
                    <w:tcPr>
                      <w:tcW w:w="1170" w:type="dxa"/>
                      <w:gridSpan w:val="2"/>
                    </w:tcPr>
                  </w:tcPrChange>
                </w:tcPr>
                <w:p w14:paraId="3D4D19C1" w14:textId="77777777" w:rsidR="0022083A" w:rsidRPr="00A1169D" w:rsidRDefault="0022083A" w:rsidP="000D61DD">
                  <w:pPr>
                    <w:pStyle w:val="Compact"/>
                    <w:rPr>
                      <w:rFonts w:ascii="Arial" w:hAnsi="Arial" w:cs="Arial"/>
                    </w:rPr>
                  </w:pPr>
                </w:p>
              </w:tc>
              <w:tc>
                <w:tcPr>
                  <w:tcW w:w="1440" w:type="dxa"/>
                  <w:tcPrChange w:id="1331" w:author="Kendra Wyant" w:date="2026-04-29T15:51:00Z" w16du:dateUtc="2026-04-29T20:51:00Z">
                    <w:tcPr>
                      <w:tcW w:w="1440" w:type="dxa"/>
                      <w:gridSpan w:val="3"/>
                    </w:tcPr>
                  </w:tcPrChange>
                </w:tcPr>
                <w:p w14:paraId="51E1C752" w14:textId="77777777" w:rsidR="0022083A" w:rsidRPr="00A1169D" w:rsidRDefault="0022083A" w:rsidP="000D61DD">
                  <w:pPr>
                    <w:pStyle w:val="Compact"/>
                    <w:rPr>
                      <w:rFonts w:ascii="Arial" w:hAnsi="Arial" w:cs="Arial"/>
                    </w:rPr>
                  </w:pPr>
                </w:p>
              </w:tc>
            </w:tr>
            <w:tr w:rsidR="0022083A" w:rsidRPr="00A1169D" w14:paraId="23717D2E" w14:textId="77777777" w:rsidTr="000D61DD">
              <w:trPr>
                <w:trPrChange w:id="1332" w:author="Kendra Wyant" w:date="2026-04-29T15:51:00Z" w16du:dateUtc="2026-04-29T20:51:00Z">
                  <w:trPr>
                    <w:gridAfter w:val="0"/>
                  </w:trPr>
                </w:trPrChange>
              </w:trPr>
              <w:tc>
                <w:tcPr>
                  <w:tcW w:w="4140" w:type="dxa"/>
                  <w:tcPrChange w:id="1333" w:author="Kendra Wyant" w:date="2026-04-29T15:51:00Z" w16du:dateUtc="2026-04-29T20:51:00Z">
                    <w:tcPr>
                      <w:tcW w:w="4140" w:type="dxa"/>
                    </w:tcPr>
                  </w:tcPrChange>
                </w:tcPr>
                <w:p w14:paraId="48B3D139" w14:textId="4F1F8AD1" w:rsidR="0022083A" w:rsidRPr="00A1169D" w:rsidRDefault="000D61DD" w:rsidP="000D61DD">
                  <w:pPr>
                    <w:pStyle w:val="Compact"/>
                    <w:rPr>
                      <w:rFonts w:ascii="Arial" w:hAnsi="Arial" w:cs="Arial"/>
                    </w:rPr>
                  </w:pPr>
                  <w:r>
                    <w:rPr>
                      <w:rFonts w:ascii="Arial" w:hAnsi="Arial" w:cs="Arial"/>
                    </w:rPr>
                    <w:t xml:space="preserve">     </w:t>
                  </w:r>
                  <w:r w:rsidRPr="00A1169D">
                    <w:rPr>
                      <w:rFonts w:ascii="Arial" w:hAnsi="Arial" w:cs="Arial"/>
                    </w:rPr>
                    <w:t>Employed full-time</w:t>
                  </w:r>
                </w:p>
              </w:tc>
              <w:tc>
                <w:tcPr>
                  <w:tcW w:w="630" w:type="dxa"/>
                  <w:tcPrChange w:id="1334" w:author="Kendra Wyant" w:date="2026-04-29T15:51:00Z" w16du:dateUtc="2026-04-29T20:51:00Z">
                    <w:tcPr>
                      <w:tcW w:w="720" w:type="dxa"/>
                      <w:gridSpan w:val="2"/>
                    </w:tcPr>
                  </w:tcPrChange>
                </w:tcPr>
                <w:p w14:paraId="356E5F69" w14:textId="77777777" w:rsidR="0022083A" w:rsidRPr="00A1169D" w:rsidRDefault="00000000" w:rsidP="000D61DD">
                  <w:pPr>
                    <w:pStyle w:val="Compact"/>
                    <w:rPr>
                      <w:rFonts w:ascii="Arial" w:hAnsi="Arial" w:cs="Arial"/>
                    </w:rPr>
                    <w:pPrChange w:id="1335" w:author="Kendra Wyant" w:date="2026-04-29T15:51:00Z" w16du:dateUtc="2026-04-29T20:51:00Z">
                      <w:pPr>
                        <w:pStyle w:val="Compact"/>
                        <w:jc w:val="center"/>
                      </w:pPr>
                    </w:pPrChange>
                  </w:pPr>
                  <w:r w:rsidRPr="00A1169D">
                    <w:rPr>
                      <w:rFonts w:ascii="Arial" w:hAnsi="Arial" w:cs="Arial"/>
                    </w:rPr>
                    <w:t>70</w:t>
                  </w:r>
                </w:p>
              </w:tc>
              <w:tc>
                <w:tcPr>
                  <w:tcW w:w="810" w:type="dxa"/>
                  <w:tcPrChange w:id="1336" w:author="Kendra Wyant" w:date="2026-04-29T15:51:00Z" w16du:dateUtc="2026-04-29T20:51:00Z">
                    <w:tcPr>
                      <w:tcW w:w="810" w:type="dxa"/>
                      <w:gridSpan w:val="2"/>
                    </w:tcPr>
                  </w:tcPrChange>
                </w:tcPr>
                <w:p w14:paraId="664F019B" w14:textId="77777777" w:rsidR="0022083A" w:rsidRPr="00A1169D" w:rsidRDefault="00000000" w:rsidP="000D61DD">
                  <w:pPr>
                    <w:pStyle w:val="Compact"/>
                    <w:rPr>
                      <w:rFonts w:ascii="Arial" w:hAnsi="Arial" w:cs="Arial"/>
                    </w:rPr>
                    <w:pPrChange w:id="1337" w:author="Kendra Wyant" w:date="2026-04-29T15:51:00Z" w16du:dateUtc="2026-04-29T20:51:00Z">
                      <w:pPr>
                        <w:pStyle w:val="Compact"/>
                        <w:jc w:val="center"/>
                      </w:pPr>
                    </w:pPrChange>
                  </w:pPr>
                  <w:r w:rsidRPr="00A1169D">
                    <w:rPr>
                      <w:rFonts w:ascii="Arial" w:hAnsi="Arial" w:cs="Arial"/>
                    </w:rPr>
                    <w:t>48.6</w:t>
                  </w:r>
                </w:p>
              </w:tc>
              <w:tc>
                <w:tcPr>
                  <w:tcW w:w="1170" w:type="dxa"/>
                  <w:tcPrChange w:id="1338" w:author="Kendra Wyant" w:date="2026-04-29T15:51:00Z" w16du:dateUtc="2026-04-29T20:51:00Z">
                    <w:tcPr>
                      <w:tcW w:w="1260" w:type="dxa"/>
                      <w:gridSpan w:val="2"/>
                    </w:tcPr>
                  </w:tcPrChange>
                </w:tcPr>
                <w:p w14:paraId="7FFD7591" w14:textId="77777777" w:rsidR="0022083A" w:rsidRPr="00A1169D" w:rsidRDefault="0022083A" w:rsidP="000D61DD">
                  <w:pPr>
                    <w:pStyle w:val="Compact"/>
                    <w:rPr>
                      <w:rFonts w:ascii="Arial" w:hAnsi="Arial" w:cs="Arial"/>
                    </w:rPr>
                  </w:pPr>
                </w:p>
              </w:tc>
              <w:tc>
                <w:tcPr>
                  <w:tcW w:w="1170" w:type="dxa"/>
                  <w:tcPrChange w:id="1339" w:author="Kendra Wyant" w:date="2026-04-29T15:51:00Z" w16du:dateUtc="2026-04-29T20:51:00Z">
                    <w:tcPr>
                      <w:tcW w:w="1170" w:type="dxa"/>
                      <w:gridSpan w:val="2"/>
                    </w:tcPr>
                  </w:tcPrChange>
                </w:tcPr>
                <w:p w14:paraId="399428D9" w14:textId="77777777" w:rsidR="0022083A" w:rsidRPr="00A1169D" w:rsidRDefault="0022083A" w:rsidP="000D61DD">
                  <w:pPr>
                    <w:pStyle w:val="Compact"/>
                    <w:rPr>
                      <w:rFonts w:ascii="Arial" w:hAnsi="Arial" w:cs="Arial"/>
                    </w:rPr>
                  </w:pPr>
                </w:p>
              </w:tc>
              <w:tc>
                <w:tcPr>
                  <w:tcW w:w="1440" w:type="dxa"/>
                  <w:tcPrChange w:id="1340" w:author="Kendra Wyant" w:date="2026-04-29T15:51:00Z" w16du:dateUtc="2026-04-29T20:51:00Z">
                    <w:tcPr>
                      <w:tcW w:w="1440" w:type="dxa"/>
                      <w:gridSpan w:val="3"/>
                    </w:tcPr>
                  </w:tcPrChange>
                </w:tcPr>
                <w:p w14:paraId="03EFD956" w14:textId="77777777" w:rsidR="0022083A" w:rsidRPr="00A1169D" w:rsidRDefault="0022083A" w:rsidP="000D61DD">
                  <w:pPr>
                    <w:pStyle w:val="Compact"/>
                    <w:rPr>
                      <w:rFonts w:ascii="Arial" w:hAnsi="Arial" w:cs="Arial"/>
                    </w:rPr>
                  </w:pPr>
                </w:p>
              </w:tc>
            </w:tr>
            <w:tr w:rsidR="0022083A" w:rsidRPr="00A1169D" w14:paraId="67C02E95" w14:textId="77777777" w:rsidTr="000D61DD">
              <w:trPr>
                <w:trPrChange w:id="1341" w:author="Kendra Wyant" w:date="2026-04-29T15:51:00Z" w16du:dateUtc="2026-04-29T20:51:00Z">
                  <w:trPr>
                    <w:gridAfter w:val="0"/>
                  </w:trPr>
                </w:trPrChange>
              </w:trPr>
              <w:tc>
                <w:tcPr>
                  <w:tcW w:w="4140" w:type="dxa"/>
                  <w:tcPrChange w:id="1342" w:author="Kendra Wyant" w:date="2026-04-29T15:51:00Z" w16du:dateUtc="2026-04-29T20:51:00Z">
                    <w:tcPr>
                      <w:tcW w:w="4140" w:type="dxa"/>
                    </w:tcPr>
                  </w:tcPrChange>
                </w:tcPr>
                <w:p w14:paraId="53DC0562" w14:textId="16DD29D6" w:rsidR="0022083A" w:rsidRPr="00A1169D" w:rsidRDefault="000D61DD" w:rsidP="000D61DD">
                  <w:pPr>
                    <w:pStyle w:val="Compact"/>
                    <w:rPr>
                      <w:rFonts w:ascii="Arial" w:hAnsi="Arial" w:cs="Arial"/>
                    </w:rPr>
                  </w:pPr>
                  <w:r>
                    <w:rPr>
                      <w:rFonts w:ascii="Arial" w:hAnsi="Arial" w:cs="Arial"/>
                    </w:rPr>
                    <w:t xml:space="preserve">     </w:t>
                  </w:r>
                  <w:r w:rsidRPr="00A1169D">
                    <w:rPr>
                      <w:rFonts w:ascii="Arial" w:hAnsi="Arial" w:cs="Arial"/>
                    </w:rPr>
                    <w:t>Employed part-time</w:t>
                  </w:r>
                </w:p>
              </w:tc>
              <w:tc>
                <w:tcPr>
                  <w:tcW w:w="630" w:type="dxa"/>
                  <w:tcPrChange w:id="1343" w:author="Kendra Wyant" w:date="2026-04-29T15:51:00Z" w16du:dateUtc="2026-04-29T20:51:00Z">
                    <w:tcPr>
                      <w:tcW w:w="720" w:type="dxa"/>
                      <w:gridSpan w:val="2"/>
                    </w:tcPr>
                  </w:tcPrChange>
                </w:tcPr>
                <w:p w14:paraId="3AC758DE" w14:textId="77777777" w:rsidR="0022083A" w:rsidRPr="00A1169D" w:rsidRDefault="00000000" w:rsidP="000D61DD">
                  <w:pPr>
                    <w:pStyle w:val="Compact"/>
                    <w:rPr>
                      <w:rFonts w:ascii="Arial" w:hAnsi="Arial" w:cs="Arial"/>
                    </w:rPr>
                    <w:pPrChange w:id="1344" w:author="Kendra Wyant" w:date="2026-04-29T15:51:00Z" w16du:dateUtc="2026-04-29T20:51:00Z">
                      <w:pPr>
                        <w:pStyle w:val="Compact"/>
                        <w:jc w:val="center"/>
                      </w:pPr>
                    </w:pPrChange>
                  </w:pPr>
                  <w:r w:rsidRPr="00A1169D">
                    <w:rPr>
                      <w:rFonts w:ascii="Arial" w:hAnsi="Arial" w:cs="Arial"/>
                    </w:rPr>
                    <w:t>25</w:t>
                  </w:r>
                </w:p>
              </w:tc>
              <w:tc>
                <w:tcPr>
                  <w:tcW w:w="810" w:type="dxa"/>
                  <w:tcPrChange w:id="1345" w:author="Kendra Wyant" w:date="2026-04-29T15:51:00Z" w16du:dateUtc="2026-04-29T20:51:00Z">
                    <w:tcPr>
                      <w:tcW w:w="810" w:type="dxa"/>
                      <w:gridSpan w:val="2"/>
                    </w:tcPr>
                  </w:tcPrChange>
                </w:tcPr>
                <w:p w14:paraId="0CA91571" w14:textId="77777777" w:rsidR="0022083A" w:rsidRPr="00A1169D" w:rsidRDefault="00000000" w:rsidP="000D61DD">
                  <w:pPr>
                    <w:pStyle w:val="Compact"/>
                    <w:rPr>
                      <w:rFonts w:ascii="Arial" w:hAnsi="Arial" w:cs="Arial"/>
                    </w:rPr>
                    <w:pPrChange w:id="1346" w:author="Kendra Wyant" w:date="2026-04-29T15:51:00Z" w16du:dateUtc="2026-04-29T20:51:00Z">
                      <w:pPr>
                        <w:pStyle w:val="Compact"/>
                        <w:jc w:val="center"/>
                      </w:pPr>
                    </w:pPrChange>
                  </w:pPr>
                  <w:r w:rsidRPr="00A1169D">
                    <w:rPr>
                      <w:rFonts w:ascii="Arial" w:hAnsi="Arial" w:cs="Arial"/>
                    </w:rPr>
                    <w:t>17.4</w:t>
                  </w:r>
                </w:p>
              </w:tc>
              <w:tc>
                <w:tcPr>
                  <w:tcW w:w="1170" w:type="dxa"/>
                  <w:tcPrChange w:id="1347" w:author="Kendra Wyant" w:date="2026-04-29T15:51:00Z" w16du:dateUtc="2026-04-29T20:51:00Z">
                    <w:tcPr>
                      <w:tcW w:w="1260" w:type="dxa"/>
                      <w:gridSpan w:val="2"/>
                    </w:tcPr>
                  </w:tcPrChange>
                </w:tcPr>
                <w:p w14:paraId="4DA84CE4" w14:textId="77777777" w:rsidR="0022083A" w:rsidRPr="00A1169D" w:rsidRDefault="0022083A" w:rsidP="000D61DD">
                  <w:pPr>
                    <w:pStyle w:val="Compact"/>
                    <w:rPr>
                      <w:rFonts w:ascii="Arial" w:hAnsi="Arial" w:cs="Arial"/>
                    </w:rPr>
                  </w:pPr>
                </w:p>
              </w:tc>
              <w:tc>
                <w:tcPr>
                  <w:tcW w:w="1170" w:type="dxa"/>
                  <w:tcPrChange w:id="1348" w:author="Kendra Wyant" w:date="2026-04-29T15:51:00Z" w16du:dateUtc="2026-04-29T20:51:00Z">
                    <w:tcPr>
                      <w:tcW w:w="1170" w:type="dxa"/>
                      <w:gridSpan w:val="2"/>
                    </w:tcPr>
                  </w:tcPrChange>
                </w:tcPr>
                <w:p w14:paraId="4C9AB38C" w14:textId="77777777" w:rsidR="0022083A" w:rsidRPr="00A1169D" w:rsidRDefault="0022083A" w:rsidP="000D61DD">
                  <w:pPr>
                    <w:pStyle w:val="Compact"/>
                    <w:rPr>
                      <w:rFonts w:ascii="Arial" w:hAnsi="Arial" w:cs="Arial"/>
                    </w:rPr>
                  </w:pPr>
                </w:p>
              </w:tc>
              <w:tc>
                <w:tcPr>
                  <w:tcW w:w="1440" w:type="dxa"/>
                  <w:tcPrChange w:id="1349" w:author="Kendra Wyant" w:date="2026-04-29T15:51:00Z" w16du:dateUtc="2026-04-29T20:51:00Z">
                    <w:tcPr>
                      <w:tcW w:w="1440" w:type="dxa"/>
                      <w:gridSpan w:val="3"/>
                    </w:tcPr>
                  </w:tcPrChange>
                </w:tcPr>
                <w:p w14:paraId="65E6F133" w14:textId="77777777" w:rsidR="0022083A" w:rsidRPr="00A1169D" w:rsidRDefault="0022083A" w:rsidP="000D61DD">
                  <w:pPr>
                    <w:pStyle w:val="Compact"/>
                    <w:rPr>
                      <w:rFonts w:ascii="Arial" w:hAnsi="Arial" w:cs="Arial"/>
                    </w:rPr>
                  </w:pPr>
                </w:p>
              </w:tc>
            </w:tr>
            <w:tr w:rsidR="0022083A" w:rsidRPr="00A1169D" w14:paraId="2BFA980D" w14:textId="77777777" w:rsidTr="000D61DD">
              <w:trPr>
                <w:trPrChange w:id="1350" w:author="Kendra Wyant" w:date="2026-04-29T15:51:00Z" w16du:dateUtc="2026-04-29T20:51:00Z">
                  <w:trPr>
                    <w:gridAfter w:val="0"/>
                  </w:trPr>
                </w:trPrChange>
              </w:trPr>
              <w:tc>
                <w:tcPr>
                  <w:tcW w:w="4140" w:type="dxa"/>
                  <w:tcPrChange w:id="1351" w:author="Kendra Wyant" w:date="2026-04-29T15:51:00Z" w16du:dateUtc="2026-04-29T20:51:00Z">
                    <w:tcPr>
                      <w:tcW w:w="4140" w:type="dxa"/>
                    </w:tcPr>
                  </w:tcPrChange>
                </w:tcPr>
                <w:p w14:paraId="52C7EA09" w14:textId="748CF713" w:rsidR="0022083A" w:rsidRPr="00A1169D" w:rsidRDefault="000D61DD" w:rsidP="000D61DD">
                  <w:pPr>
                    <w:pStyle w:val="Compact"/>
                    <w:rPr>
                      <w:rFonts w:ascii="Arial" w:hAnsi="Arial" w:cs="Arial"/>
                    </w:rPr>
                  </w:pPr>
                  <w:r>
                    <w:rPr>
                      <w:rFonts w:ascii="Arial" w:hAnsi="Arial" w:cs="Arial"/>
                    </w:rPr>
                    <w:t xml:space="preserve">     </w:t>
                  </w:r>
                  <w:r w:rsidRPr="00A1169D">
                    <w:rPr>
                      <w:rFonts w:ascii="Arial" w:hAnsi="Arial" w:cs="Arial"/>
                    </w:rPr>
                    <w:t>Full-time student</w:t>
                  </w:r>
                </w:p>
              </w:tc>
              <w:tc>
                <w:tcPr>
                  <w:tcW w:w="630" w:type="dxa"/>
                  <w:tcPrChange w:id="1352" w:author="Kendra Wyant" w:date="2026-04-29T15:51:00Z" w16du:dateUtc="2026-04-29T20:51:00Z">
                    <w:tcPr>
                      <w:tcW w:w="720" w:type="dxa"/>
                      <w:gridSpan w:val="2"/>
                    </w:tcPr>
                  </w:tcPrChange>
                </w:tcPr>
                <w:p w14:paraId="5A6A484A" w14:textId="77777777" w:rsidR="0022083A" w:rsidRPr="00A1169D" w:rsidRDefault="00000000" w:rsidP="000D61DD">
                  <w:pPr>
                    <w:pStyle w:val="Compact"/>
                    <w:rPr>
                      <w:rFonts w:ascii="Arial" w:hAnsi="Arial" w:cs="Arial"/>
                    </w:rPr>
                    <w:pPrChange w:id="1353" w:author="Kendra Wyant" w:date="2026-04-29T15:51:00Z" w16du:dateUtc="2026-04-29T20:51:00Z">
                      <w:pPr>
                        <w:pStyle w:val="Compact"/>
                        <w:jc w:val="center"/>
                      </w:pPr>
                    </w:pPrChange>
                  </w:pPr>
                  <w:r w:rsidRPr="00A1169D">
                    <w:rPr>
                      <w:rFonts w:ascii="Arial" w:hAnsi="Arial" w:cs="Arial"/>
                    </w:rPr>
                    <w:t>7</w:t>
                  </w:r>
                </w:p>
              </w:tc>
              <w:tc>
                <w:tcPr>
                  <w:tcW w:w="810" w:type="dxa"/>
                  <w:tcPrChange w:id="1354" w:author="Kendra Wyant" w:date="2026-04-29T15:51:00Z" w16du:dateUtc="2026-04-29T20:51:00Z">
                    <w:tcPr>
                      <w:tcW w:w="810" w:type="dxa"/>
                      <w:gridSpan w:val="2"/>
                    </w:tcPr>
                  </w:tcPrChange>
                </w:tcPr>
                <w:p w14:paraId="3A6423BD" w14:textId="77777777" w:rsidR="0022083A" w:rsidRPr="00A1169D" w:rsidRDefault="00000000" w:rsidP="000D61DD">
                  <w:pPr>
                    <w:pStyle w:val="Compact"/>
                    <w:rPr>
                      <w:rFonts w:ascii="Arial" w:hAnsi="Arial" w:cs="Arial"/>
                    </w:rPr>
                    <w:pPrChange w:id="1355" w:author="Kendra Wyant" w:date="2026-04-29T15:51:00Z" w16du:dateUtc="2026-04-29T20:51:00Z">
                      <w:pPr>
                        <w:pStyle w:val="Compact"/>
                        <w:jc w:val="center"/>
                      </w:pPr>
                    </w:pPrChange>
                  </w:pPr>
                  <w:r w:rsidRPr="00A1169D">
                    <w:rPr>
                      <w:rFonts w:ascii="Arial" w:hAnsi="Arial" w:cs="Arial"/>
                    </w:rPr>
                    <w:t>4.9</w:t>
                  </w:r>
                </w:p>
              </w:tc>
              <w:tc>
                <w:tcPr>
                  <w:tcW w:w="1170" w:type="dxa"/>
                  <w:tcPrChange w:id="1356" w:author="Kendra Wyant" w:date="2026-04-29T15:51:00Z" w16du:dateUtc="2026-04-29T20:51:00Z">
                    <w:tcPr>
                      <w:tcW w:w="1260" w:type="dxa"/>
                      <w:gridSpan w:val="2"/>
                    </w:tcPr>
                  </w:tcPrChange>
                </w:tcPr>
                <w:p w14:paraId="2EBBCFDF" w14:textId="77777777" w:rsidR="0022083A" w:rsidRPr="00A1169D" w:rsidRDefault="0022083A" w:rsidP="000D61DD">
                  <w:pPr>
                    <w:pStyle w:val="Compact"/>
                    <w:rPr>
                      <w:rFonts w:ascii="Arial" w:hAnsi="Arial" w:cs="Arial"/>
                    </w:rPr>
                  </w:pPr>
                </w:p>
              </w:tc>
              <w:tc>
                <w:tcPr>
                  <w:tcW w:w="1170" w:type="dxa"/>
                  <w:tcPrChange w:id="1357" w:author="Kendra Wyant" w:date="2026-04-29T15:51:00Z" w16du:dateUtc="2026-04-29T20:51:00Z">
                    <w:tcPr>
                      <w:tcW w:w="1170" w:type="dxa"/>
                      <w:gridSpan w:val="2"/>
                    </w:tcPr>
                  </w:tcPrChange>
                </w:tcPr>
                <w:p w14:paraId="7622590D" w14:textId="77777777" w:rsidR="0022083A" w:rsidRPr="00A1169D" w:rsidRDefault="0022083A" w:rsidP="000D61DD">
                  <w:pPr>
                    <w:pStyle w:val="Compact"/>
                    <w:rPr>
                      <w:rFonts w:ascii="Arial" w:hAnsi="Arial" w:cs="Arial"/>
                    </w:rPr>
                  </w:pPr>
                </w:p>
              </w:tc>
              <w:tc>
                <w:tcPr>
                  <w:tcW w:w="1440" w:type="dxa"/>
                  <w:tcPrChange w:id="1358" w:author="Kendra Wyant" w:date="2026-04-29T15:51:00Z" w16du:dateUtc="2026-04-29T20:51:00Z">
                    <w:tcPr>
                      <w:tcW w:w="1440" w:type="dxa"/>
                      <w:gridSpan w:val="3"/>
                    </w:tcPr>
                  </w:tcPrChange>
                </w:tcPr>
                <w:p w14:paraId="1EBF4D06" w14:textId="77777777" w:rsidR="0022083A" w:rsidRPr="00A1169D" w:rsidRDefault="0022083A" w:rsidP="000D61DD">
                  <w:pPr>
                    <w:pStyle w:val="Compact"/>
                    <w:rPr>
                      <w:rFonts w:ascii="Arial" w:hAnsi="Arial" w:cs="Arial"/>
                    </w:rPr>
                  </w:pPr>
                </w:p>
              </w:tc>
            </w:tr>
            <w:tr w:rsidR="0022083A" w:rsidRPr="00A1169D" w14:paraId="2128AFA7" w14:textId="77777777" w:rsidTr="000D61DD">
              <w:trPr>
                <w:trPrChange w:id="1359" w:author="Kendra Wyant" w:date="2026-04-29T15:51:00Z" w16du:dateUtc="2026-04-29T20:51:00Z">
                  <w:trPr>
                    <w:gridAfter w:val="0"/>
                  </w:trPr>
                </w:trPrChange>
              </w:trPr>
              <w:tc>
                <w:tcPr>
                  <w:tcW w:w="4140" w:type="dxa"/>
                  <w:tcPrChange w:id="1360" w:author="Kendra Wyant" w:date="2026-04-29T15:51:00Z" w16du:dateUtc="2026-04-29T20:51:00Z">
                    <w:tcPr>
                      <w:tcW w:w="4140" w:type="dxa"/>
                    </w:tcPr>
                  </w:tcPrChange>
                </w:tcPr>
                <w:p w14:paraId="47A7FF64" w14:textId="6D37DF96" w:rsidR="0022083A" w:rsidRPr="00A1169D" w:rsidRDefault="000D61DD" w:rsidP="000D61DD">
                  <w:pPr>
                    <w:pStyle w:val="Compact"/>
                    <w:rPr>
                      <w:rFonts w:ascii="Arial" w:hAnsi="Arial" w:cs="Arial"/>
                    </w:rPr>
                  </w:pPr>
                  <w:r>
                    <w:rPr>
                      <w:rFonts w:ascii="Arial" w:hAnsi="Arial" w:cs="Arial"/>
                    </w:rPr>
                    <w:t xml:space="preserve">     </w:t>
                  </w:r>
                  <w:r w:rsidRPr="00A1169D">
                    <w:rPr>
                      <w:rFonts w:ascii="Arial" w:hAnsi="Arial" w:cs="Arial"/>
                    </w:rPr>
                    <w:t>Homemaker</w:t>
                  </w:r>
                </w:p>
              </w:tc>
              <w:tc>
                <w:tcPr>
                  <w:tcW w:w="630" w:type="dxa"/>
                  <w:tcPrChange w:id="1361" w:author="Kendra Wyant" w:date="2026-04-29T15:51:00Z" w16du:dateUtc="2026-04-29T20:51:00Z">
                    <w:tcPr>
                      <w:tcW w:w="720" w:type="dxa"/>
                      <w:gridSpan w:val="2"/>
                    </w:tcPr>
                  </w:tcPrChange>
                </w:tcPr>
                <w:p w14:paraId="12FD82E9" w14:textId="77777777" w:rsidR="0022083A" w:rsidRPr="00A1169D" w:rsidRDefault="00000000" w:rsidP="000D61DD">
                  <w:pPr>
                    <w:pStyle w:val="Compact"/>
                    <w:rPr>
                      <w:rFonts w:ascii="Arial" w:hAnsi="Arial" w:cs="Arial"/>
                    </w:rPr>
                    <w:pPrChange w:id="1362" w:author="Kendra Wyant" w:date="2026-04-29T15:51:00Z" w16du:dateUtc="2026-04-29T20:51:00Z">
                      <w:pPr>
                        <w:pStyle w:val="Compact"/>
                        <w:jc w:val="center"/>
                      </w:pPr>
                    </w:pPrChange>
                  </w:pPr>
                  <w:r w:rsidRPr="00A1169D">
                    <w:rPr>
                      <w:rFonts w:ascii="Arial" w:hAnsi="Arial" w:cs="Arial"/>
                    </w:rPr>
                    <w:t>1</w:t>
                  </w:r>
                </w:p>
              </w:tc>
              <w:tc>
                <w:tcPr>
                  <w:tcW w:w="810" w:type="dxa"/>
                  <w:tcPrChange w:id="1363" w:author="Kendra Wyant" w:date="2026-04-29T15:51:00Z" w16du:dateUtc="2026-04-29T20:51:00Z">
                    <w:tcPr>
                      <w:tcW w:w="810" w:type="dxa"/>
                      <w:gridSpan w:val="2"/>
                    </w:tcPr>
                  </w:tcPrChange>
                </w:tcPr>
                <w:p w14:paraId="2293E77C" w14:textId="77777777" w:rsidR="0022083A" w:rsidRPr="00A1169D" w:rsidRDefault="00000000" w:rsidP="000D61DD">
                  <w:pPr>
                    <w:pStyle w:val="Compact"/>
                    <w:rPr>
                      <w:rFonts w:ascii="Arial" w:hAnsi="Arial" w:cs="Arial"/>
                    </w:rPr>
                    <w:pPrChange w:id="1364" w:author="Kendra Wyant" w:date="2026-04-29T15:51:00Z" w16du:dateUtc="2026-04-29T20:51:00Z">
                      <w:pPr>
                        <w:pStyle w:val="Compact"/>
                        <w:jc w:val="center"/>
                      </w:pPr>
                    </w:pPrChange>
                  </w:pPr>
                  <w:r w:rsidRPr="00A1169D">
                    <w:rPr>
                      <w:rFonts w:ascii="Arial" w:hAnsi="Arial" w:cs="Arial"/>
                    </w:rPr>
                    <w:t>0.7</w:t>
                  </w:r>
                </w:p>
              </w:tc>
              <w:tc>
                <w:tcPr>
                  <w:tcW w:w="1170" w:type="dxa"/>
                  <w:tcPrChange w:id="1365" w:author="Kendra Wyant" w:date="2026-04-29T15:51:00Z" w16du:dateUtc="2026-04-29T20:51:00Z">
                    <w:tcPr>
                      <w:tcW w:w="1260" w:type="dxa"/>
                      <w:gridSpan w:val="2"/>
                    </w:tcPr>
                  </w:tcPrChange>
                </w:tcPr>
                <w:p w14:paraId="1F24346D" w14:textId="77777777" w:rsidR="0022083A" w:rsidRPr="00A1169D" w:rsidRDefault="0022083A" w:rsidP="000D61DD">
                  <w:pPr>
                    <w:pStyle w:val="Compact"/>
                    <w:rPr>
                      <w:rFonts w:ascii="Arial" w:hAnsi="Arial" w:cs="Arial"/>
                    </w:rPr>
                  </w:pPr>
                </w:p>
              </w:tc>
              <w:tc>
                <w:tcPr>
                  <w:tcW w:w="1170" w:type="dxa"/>
                  <w:tcPrChange w:id="1366" w:author="Kendra Wyant" w:date="2026-04-29T15:51:00Z" w16du:dateUtc="2026-04-29T20:51:00Z">
                    <w:tcPr>
                      <w:tcW w:w="1170" w:type="dxa"/>
                      <w:gridSpan w:val="2"/>
                    </w:tcPr>
                  </w:tcPrChange>
                </w:tcPr>
                <w:p w14:paraId="4AFBEBCD" w14:textId="77777777" w:rsidR="0022083A" w:rsidRPr="00A1169D" w:rsidRDefault="0022083A" w:rsidP="000D61DD">
                  <w:pPr>
                    <w:pStyle w:val="Compact"/>
                    <w:rPr>
                      <w:rFonts w:ascii="Arial" w:hAnsi="Arial" w:cs="Arial"/>
                    </w:rPr>
                  </w:pPr>
                </w:p>
              </w:tc>
              <w:tc>
                <w:tcPr>
                  <w:tcW w:w="1440" w:type="dxa"/>
                  <w:tcPrChange w:id="1367" w:author="Kendra Wyant" w:date="2026-04-29T15:51:00Z" w16du:dateUtc="2026-04-29T20:51:00Z">
                    <w:tcPr>
                      <w:tcW w:w="1440" w:type="dxa"/>
                      <w:gridSpan w:val="3"/>
                    </w:tcPr>
                  </w:tcPrChange>
                </w:tcPr>
                <w:p w14:paraId="3D91E5C6" w14:textId="77777777" w:rsidR="0022083A" w:rsidRPr="00A1169D" w:rsidRDefault="0022083A" w:rsidP="000D61DD">
                  <w:pPr>
                    <w:pStyle w:val="Compact"/>
                    <w:rPr>
                      <w:rFonts w:ascii="Arial" w:hAnsi="Arial" w:cs="Arial"/>
                    </w:rPr>
                  </w:pPr>
                </w:p>
              </w:tc>
            </w:tr>
            <w:tr w:rsidR="0022083A" w:rsidRPr="00A1169D" w14:paraId="375CCADF" w14:textId="77777777" w:rsidTr="000D61DD">
              <w:trPr>
                <w:trPrChange w:id="1368" w:author="Kendra Wyant" w:date="2026-04-29T15:51:00Z" w16du:dateUtc="2026-04-29T20:51:00Z">
                  <w:trPr>
                    <w:gridAfter w:val="0"/>
                  </w:trPr>
                </w:trPrChange>
              </w:trPr>
              <w:tc>
                <w:tcPr>
                  <w:tcW w:w="4140" w:type="dxa"/>
                  <w:tcPrChange w:id="1369" w:author="Kendra Wyant" w:date="2026-04-29T15:51:00Z" w16du:dateUtc="2026-04-29T20:51:00Z">
                    <w:tcPr>
                      <w:tcW w:w="4140" w:type="dxa"/>
                    </w:tcPr>
                  </w:tcPrChange>
                </w:tcPr>
                <w:p w14:paraId="30E76187" w14:textId="1A712C7C" w:rsidR="0022083A" w:rsidRPr="00A1169D" w:rsidRDefault="000D61DD" w:rsidP="000D61DD">
                  <w:pPr>
                    <w:pStyle w:val="Compact"/>
                    <w:rPr>
                      <w:rFonts w:ascii="Arial" w:hAnsi="Arial" w:cs="Arial"/>
                    </w:rPr>
                  </w:pPr>
                  <w:r>
                    <w:rPr>
                      <w:rFonts w:ascii="Arial" w:hAnsi="Arial" w:cs="Arial"/>
                    </w:rPr>
                    <w:t xml:space="preserve">     </w:t>
                  </w:r>
                  <w:r w:rsidRPr="00A1169D">
                    <w:rPr>
                      <w:rFonts w:ascii="Arial" w:hAnsi="Arial" w:cs="Arial"/>
                    </w:rPr>
                    <w:t>Disabled</w:t>
                  </w:r>
                </w:p>
              </w:tc>
              <w:tc>
                <w:tcPr>
                  <w:tcW w:w="630" w:type="dxa"/>
                  <w:tcPrChange w:id="1370" w:author="Kendra Wyant" w:date="2026-04-29T15:51:00Z" w16du:dateUtc="2026-04-29T20:51:00Z">
                    <w:tcPr>
                      <w:tcW w:w="720" w:type="dxa"/>
                      <w:gridSpan w:val="2"/>
                    </w:tcPr>
                  </w:tcPrChange>
                </w:tcPr>
                <w:p w14:paraId="379532F0" w14:textId="77777777" w:rsidR="0022083A" w:rsidRPr="00A1169D" w:rsidRDefault="00000000" w:rsidP="000D61DD">
                  <w:pPr>
                    <w:pStyle w:val="Compact"/>
                    <w:rPr>
                      <w:rFonts w:ascii="Arial" w:hAnsi="Arial" w:cs="Arial"/>
                    </w:rPr>
                    <w:pPrChange w:id="1371" w:author="Kendra Wyant" w:date="2026-04-29T15:51:00Z" w16du:dateUtc="2026-04-29T20:51:00Z">
                      <w:pPr>
                        <w:pStyle w:val="Compact"/>
                        <w:jc w:val="center"/>
                      </w:pPr>
                    </w:pPrChange>
                  </w:pPr>
                  <w:r w:rsidRPr="00A1169D">
                    <w:rPr>
                      <w:rFonts w:ascii="Arial" w:hAnsi="Arial" w:cs="Arial"/>
                    </w:rPr>
                    <w:t>7</w:t>
                  </w:r>
                </w:p>
              </w:tc>
              <w:tc>
                <w:tcPr>
                  <w:tcW w:w="810" w:type="dxa"/>
                  <w:tcPrChange w:id="1372" w:author="Kendra Wyant" w:date="2026-04-29T15:51:00Z" w16du:dateUtc="2026-04-29T20:51:00Z">
                    <w:tcPr>
                      <w:tcW w:w="810" w:type="dxa"/>
                      <w:gridSpan w:val="2"/>
                    </w:tcPr>
                  </w:tcPrChange>
                </w:tcPr>
                <w:p w14:paraId="71CFF22F" w14:textId="77777777" w:rsidR="0022083A" w:rsidRPr="00A1169D" w:rsidRDefault="00000000" w:rsidP="000D61DD">
                  <w:pPr>
                    <w:pStyle w:val="Compact"/>
                    <w:rPr>
                      <w:rFonts w:ascii="Arial" w:hAnsi="Arial" w:cs="Arial"/>
                    </w:rPr>
                    <w:pPrChange w:id="1373" w:author="Kendra Wyant" w:date="2026-04-29T15:51:00Z" w16du:dateUtc="2026-04-29T20:51:00Z">
                      <w:pPr>
                        <w:pStyle w:val="Compact"/>
                        <w:jc w:val="center"/>
                      </w:pPr>
                    </w:pPrChange>
                  </w:pPr>
                  <w:r w:rsidRPr="00A1169D">
                    <w:rPr>
                      <w:rFonts w:ascii="Arial" w:hAnsi="Arial" w:cs="Arial"/>
                    </w:rPr>
                    <w:t>4.9</w:t>
                  </w:r>
                </w:p>
              </w:tc>
              <w:tc>
                <w:tcPr>
                  <w:tcW w:w="1170" w:type="dxa"/>
                  <w:tcPrChange w:id="1374" w:author="Kendra Wyant" w:date="2026-04-29T15:51:00Z" w16du:dateUtc="2026-04-29T20:51:00Z">
                    <w:tcPr>
                      <w:tcW w:w="1260" w:type="dxa"/>
                      <w:gridSpan w:val="2"/>
                    </w:tcPr>
                  </w:tcPrChange>
                </w:tcPr>
                <w:p w14:paraId="518ADC79" w14:textId="77777777" w:rsidR="0022083A" w:rsidRPr="00A1169D" w:rsidRDefault="0022083A" w:rsidP="000D61DD">
                  <w:pPr>
                    <w:pStyle w:val="Compact"/>
                    <w:rPr>
                      <w:rFonts w:ascii="Arial" w:hAnsi="Arial" w:cs="Arial"/>
                    </w:rPr>
                  </w:pPr>
                </w:p>
              </w:tc>
              <w:tc>
                <w:tcPr>
                  <w:tcW w:w="1170" w:type="dxa"/>
                  <w:tcPrChange w:id="1375" w:author="Kendra Wyant" w:date="2026-04-29T15:51:00Z" w16du:dateUtc="2026-04-29T20:51:00Z">
                    <w:tcPr>
                      <w:tcW w:w="1170" w:type="dxa"/>
                      <w:gridSpan w:val="2"/>
                    </w:tcPr>
                  </w:tcPrChange>
                </w:tcPr>
                <w:p w14:paraId="57390145" w14:textId="77777777" w:rsidR="0022083A" w:rsidRPr="00A1169D" w:rsidRDefault="0022083A" w:rsidP="000D61DD">
                  <w:pPr>
                    <w:pStyle w:val="Compact"/>
                    <w:rPr>
                      <w:rFonts w:ascii="Arial" w:hAnsi="Arial" w:cs="Arial"/>
                    </w:rPr>
                  </w:pPr>
                </w:p>
              </w:tc>
              <w:tc>
                <w:tcPr>
                  <w:tcW w:w="1440" w:type="dxa"/>
                  <w:tcPrChange w:id="1376" w:author="Kendra Wyant" w:date="2026-04-29T15:51:00Z" w16du:dateUtc="2026-04-29T20:51:00Z">
                    <w:tcPr>
                      <w:tcW w:w="1440" w:type="dxa"/>
                      <w:gridSpan w:val="3"/>
                    </w:tcPr>
                  </w:tcPrChange>
                </w:tcPr>
                <w:p w14:paraId="40F2A2D0" w14:textId="77777777" w:rsidR="0022083A" w:rsidRPr="00A1169D" w:rsidRDefault="0022083A" w:rsidP="000D61DD">
                  <w:pPr>
                    <w:pStyle w:val="Compact"/>
                    <w:rPr>
                      <w:rFonts w:ascii="Arial" w:hAnsi="Arial" w:cs="Arial"/>
                    </w:rPr>
                  </w:pPr>
                </w:p>
              </w:tc>
            </w:tr>
            <w:tr w:rsidR="0022083A" w:rsidRPr="00A1169D" w14:paraId="6FD90C4B" w14:textId="77777777" w:rsidTr="000D61DD">
              <w:trPr>
                <w:trPrChange w:id="1377" w:author="Kendra Wyant" w:date="2026-04-29T15:51:00Z" w16du:dateUtc="2026-04-29T20:51:00Z">
                  <w:trPr>
                    <w:gridAfter w:val="0"/>
                  </w:trPr>
                </w:trPrChange>
              </w:trPr>
              <w:tc>
                <w:tcPr>
                  <w:tcW w:w="4140" w:type="dxa"/>
                  <w:tcPrChange w:id="1378" w:author="Kendra Wyant" w:date="2026-04-29T15:51:00Z" w16du:dateUtc="2026-04-29T20:51:00Z">
                    <w:tcPr>
                      <w:tcW w:w="4140" w:type="dxa"/>
                    </w:tcPr>
                  </w:tcPrChange>
                </w:tcPr>
                <w:p w14:paraId="7DDFA786" w14:textId="070362E7" w:rsidR="0022083A" w:rsidRPr="00A1169D" w:rsidRDefault="000D61DD" w:rsidP="000D61DD">
                  <w:pPr>
                    <w:pStyle w:val="Compact"/>
                    <w:rPr>
                      <w:rFonts w:ascii="Arial" w:hAnsi="Arial" w:cs="Arial"/>
                    </w:rPr>
                  </w:pPr>
                  <w:r>
                    <w:rPr>
                      <w:rFonts w:ascii="Arial" w:hAnsi="Arial" w:cs="Arial"/>
                    </w:rPr>
                    <w:t xml:space="preserve">     </w:t>
                  </w:r>
                  <w:r w:rsidRPr="00A1169D">
                    <w:rPr>
                      <w:rFonts w:ascii="Arial" w:hAnsi="Arial" w:cs="Arial"/>
                    </w:rPr>
                    <w:t>Retired</w:t>
                  </w:r>
                </w:p>
              </w:tc>
              <w:tc>
                <w:tcPr>
                  <w:tcW w:w="630" w:type="dxa"/>
                  <w:tcPrChange w:id="1379" w:author="Kendra Wyant" w:date="2026-04-29T15:51:00Z" w16du:dateUtc="2026-04-29T20:51:00Z">
                    <w:tcPr>
                      <w:tcW w:w="720" w:type="dxa"/>
                      <w:gridSpan w:val="2"/>
                    </w:tcPr>
                  </w:tcPrChange>
                </w:tcPr>
                <w:p w14:paraId="082AA9B5" w14:textId="77777777" w:rsidR="0022083A" w:rsidRPr="00A1169D" w:rsidRDefault="00000000" w:rsidP="000D61DD">
                  <w:pPr>
                    <w:pStyle w:val="Compact"/>
                    <w:rPr>
                      <w:rFonts w:ascii="Arial" w:hAnsi="Arial" w:cs="Arial"/>
                    </w:rPr>
                    <w:pPrChange w:id="1380" w:author="Kendra Wyant" w:date="2026-04-29T15:51:00Z" w16du:dateUtc="2026-04-29T20:51:00Z">
                      <w:pPr>
                        <w:pStyle w:val="Compact"/>
                        <w:jc w:val="center"/>
                      </w:pPr>
                    </w:pPrChange>
                  </w:pPr>
                  <w:r w:rsidRPr="00A1169D">
                    <w:rPr>
                      <w:rFonts w:ascii="Arial" w:hAnsi="Arial" w:cs="Arial"/>
                    </w:rPr>
                    <w:t>8</w:t>
                  </w:r>
                </w:p>
              </w:tc>
              <w:tc>
                <w:tcPr>
                  <w:tcW w:w="810" w:type="dxa"/>
                  <w:tcPrChange w:id="1381" w:author="Kendra Wyant" w:date="2026-04-29T15:51:00Z" w16du:dateUtc="2026-04-29T20:51:00Z">
                    <w:tcPr>
                      <w:tcW w:w="810" w:type="dxa"/>
                      <w:gridSpan w:val="2"/>
                    </w:tcPr>
                  </w:tcPrChange>
                </w:tcPr>
                <w:p w14:paraId="67BD3920" w14:textId="77777777" w:rsidR="0022083A" w:rsidRPr="00A1169D" w:rsidRDefault="00000000" w:rsidP="000D61DD">
                  <w:pPr>
                    <w:pStyle w:val="Compact"/>
                    <w:rPr>
                      <w:rFonts w:ascii="Arial" w:hAnsi="Arial" w:cs="Arial"/>
                    </w:rPr>
                    <w:pPrChange w:id="1382" w:author="Kendra Wyant" w:date="2026-04-29T15:51:00Z" w16du:dateUtc="2026-04-29T20:51:00Z">
                      <w:pPr>
                        <w:pStyle w:val="Compact"/>
                        <w:jc w:val="center"/>
                      </w:pPr>
                    </w:pPrChange>
                  </w:pPr>
                  <w:r w:rsidRPr="00A1169D">
                    <w:rPr>
                      <w:rFonts w:ascii="Arial" w:hAnsi="Arial" w:cs="Arial"/>
                    </w:rPr>
                    <w:t>5.6</w:t>
                  </w:r>
                </w:p>
              </w:tc>
              <w:tc>
                <w:tcPr>
                  <w:tcW w:w="1170" w:type="dxa"/>
                  <w:tcPrChange w:id="1383" w:author="Kendra Wyant" w:date="2026-04-29T15:51:00Z" w16du:dateUtc="2026-04-29T20:51:00Z">
                    <w:tcPr>
                      <w:tcW w:w="1260" w:type="dxa"/>
                      <w:gridSpan w:val="2"/>
                    </w:tcPr>
                  </w:tcPrChange>
                </w:tcPr>
                <w:p w14:paraId="61457F8D" w14:textId="77777777" w:rsidR="0022083A" w:rsidRPr="00A1169D" w:rsidRDefault="0022083A" w:rsidP="000D61DD">
                  <w:pPr>
                    <w:pStyle w:val="Compact"/>
                    <w:rPr>
                      <w:rFonts w:ascii="Arial" w:hAnsi="Arial" w:cs="Arial"/>
                    </w:rPr>
                  </w:pPr>
                </w:p>
              </w:tc>
              <w:tc>
                <w:tcPr>
                  <w:tcW w:w="1170" w:type="dxa"/>
                  <w:tcPrChange w:id="1384" w:author="Kendra Wyant" w:date="2026-04-29T15:51:00Z" w16du:dateUtc="2026-04-29T20:51:00Z">
                    <w:tcPr>
                      <w:tcW w:w="1170" w:type="dxa"/>
                      <w:gridSpan w:val="2"/>
                    </w:tcPr>
                  </w:tcPrChange>
                </w:tcPr>
                <w:p w14:paraId="423B38E3" w14:textId="77777777" w:rsidR="0022083A" w:rsidRPr="00A1169D" w:rsidRDefault="0022083A" w:rsidP="000D61DD">
                  <w:pPr>
                    <w:pStyle w:val="Compact"/>
                    <w:rPr>
                      <w:rFonts w:ascii="Arial" w:hAnsi="Arial" w:cs="Arial"/>
                    </w:rPr>
                  </w:pPr>
                </w:p>
              </w:tc>
              <w:tc>
                <w:tcPr>
                  <w:tcW w:w="1440" w:type="dxa"/>
                  <w:tcPrChange w:id="1385" w:author="Kendra Wyant" w:date="2026-04-29T15:51:00Z" w16du:dateUtc="2026-04-29T20:51:00Z">
                    <w:tcPr>
                      <w:tcW w:w="1440" w:type="dxa"/>
                      <w:gridSpan w:val="3"/>
                    </w:tcPr>
                  </w:tcPrChange>
                </w:tcPr>
                <w:p w14:paraId="75022F2F" w14:textId="77777777" w:rsidR="0022083A" w:rsidRPr="00A1169D" w:rsidRDefault="0022083A" w:rsidP="000D61DD">
                  <w:pPr>
                    <w:pStyle w:val="Compact"/>
                    <w:rPr>
                      <w:rFonts w:ascii="Arial" w:hAnsi="Arial" w:cs="Arial"/>
                    </w:rPr>
                  </w:pPr>
                </w:p>
              </w:tc>
            </w:tr>
            <w:tr w:rsidR="0022083A" w:rsidRPr="00A1169D" w14:paraId="75014F1D" w14:textId="77777777" w:rsidTr="000D61DD">
              <w:trPr>
                <w:trPrChange w:id="1386" w:author="Kendra Wyant" w:date="2026-04-29T15:51:00Z" w16du:dateUtc="2026-04-29T20:51:00Z">
                  <w:trPr>
                    <w:gridAfter w:val="0"/>
                  </w:trPr>
                </w:trPrChange>
              </w:trPr>
              <w:tc>
                <w:tcPr>
                  <w:tcW w:w="4140" w:type="dxa"/>
                  <w:tcPrChange w:id="1387" w:author="Kendra Wyant" w:date="2026-04-29T15:51:00Z" w16du:dateUtc="2026-04-29T20:51:00Z">
                    <w:tcPr>
                      <w:tcW w:w="4140" w:type="dxa"/>
                    </w:tcPr>
                  </w:tcPrChange>
                </w:tcPr>
                <w:p w14:paraId="74B97A93" w14:textId="533F332D" w:rsidR="0022083A" w:rsidRPr="00A1169D" w:rsidRDefault="000D61DD" w:rsidP="000D61DD">
                  <w:pPr>
                    <w:pStyle w:val="Compact"/>
                    <w:rPr>
                      <w:rFonts w:ascii="Arial" w:hAnsi="Arial" w:cs="Arial"/>
                    </w:rPr>
                  </w:pPr>
                  <w:r>
                    <w:rPr>
                      <w:rFonts w:ascii="Arial" w:hAnsi="Arial" w:cs="Arial"/>
                    </w:rPr>
                    <w:t xml:space="preserve">     </w:t>
                  </w:r>
                  <w:r w:rsidRPr="00A1169D">
                    <w:rPr>
                      <w:rFonts w:ascii="Arial" w:hAnsi="Arial" w:cs="Arial"/>
                    </w:rPr>
                    <w:t>Unemployed</w:t>
                  </w:r>
                </w:p>
              </w:tc>
              <w:tc>
                <w:tcPr>
                  <w:tcW w:w="630" w:type="dxa"/>
                  <w:tcPrChange w:id="1388" w:author="Kendra Wyant" w:date="2026-04-29T15:51:00Z" w16du:dateUtc="2026-04-29T20:51:00Z">
                    <w:tcPr>
                      <w:tcW w:w="720" w:type="dxa"/>
                      <w:gridSpan w:val="2"/>
                    </w:tcPr>
                  </w:tcPrChange>
                </w:tcPr>
                <w:p w14:paraId="0AA057CF" w14:textId="77777777" w:rsidR="0022083A" w:rsidRPr="00A1169D" w:rsidRDefault="00000000" w:rsidP="000D61DD">
                  <w:pPr>
                    <w:pStyle w:val="Compact"/>
                    <w:rPr>
                      <w:rFonts w:ascii="Arial" w:hAnsi="Arial" w:cs="Arial"/>
                    </w:rPr>
                    <w:pPrChange w:id="1389" w:author="Kendra Wyant" w:date="2026-04-29T15:51:00Z" w16du:dateUtc="2026-04-29T20:51:00Z">
                      <w:pPr>
                        <w:pStyle w:val="Compact"/>
                        <w:jc w:val="center"/>
                      </w:pPr>
                    </w:pPrChange>
                  </w:pPr>
                  <w:r w:rsidRPr="00A1169D">
                    <w:rPr>
                      <w:rFonts w:ascii="Arial" w:hAnsi="Arial" w:cs="Arial"/>
                    </w:rPr>
                    <w:t>15</w:t>
                  </w:r>
                </w:p>
              </w:tc>
              <w:tc>
                <w:tcPr>
                  <w:tcW w:w="810" w:type="dxa"/>
                  <w:tcPrChange w:id="1390" w:author="Kendra Wyant" w:date="2026-04-29T15:51:00Z" w16du:dateUtc="2026-04-29T20:51:00Z">
                    <w:tcPr>
                      <w:tcW w:w="810" w:type="dxa"/>
                      <w:gridSpan w:val="2"/>
                    </w:tcPr>
                  </w:tcPrChange>
                </w:tcPr>
                <w:p w14:paraId="44556429" w14:textId="77777777" w:rsidR="0022083A" w:rsidRPr="00A1169D" w:rsidRDefault="00000000" w:rsidP="000D61DD">
                  <w:pPr>
                    <w:pStyle w:val="Compact"/>
                    <w:rPr>
                      <w:rFonts w:ascii="Arial" w:hAnsi="Arial" w:cs="Arial"/>
                    </w:rPr>
                    <w:pPrChange w:id="1391" w:author="Kendra Wyant" w:date="2026-04-29T15:51:00Z" w16du:dateUtc="2026-04-29T20:51:00Z">
                      <w:pPr>
                        <w:pStyle w:val="Compact"/>
                        <w:jc w:val="center"/>
                      </w:pPr>
                    </w:pPrChange>
                  </w:pPr>
                  <w:r w:rsidRPr="00A1169D">
                    <w:rPr>
                      <w:rFonts w:ascii="Arial" w:hAnsi="Arial" w:cs="Arial"/>
                    </w:rPr>
                    <w:t>10.4</w:t>
                  </w:r>
                </w:p>
              </w:tc>
              <w:tc>
                <w:tcPr>
                  <w:tcW w:w="1170" w:type="dxa"/>
                  <w:tcPrChange w:id="1392" w:author="Kendra Wyant" w:date="2026-04-29T15:51:00Z" w16du:dateUtc="2026-04-29T20:51:00Z">
                    <w:tcPr>
                      <w:tcW w:w="1260" w:type="dxa"/>
                      <w:gridSpan w:val="2"/>
                    </w:tcPr>
                  </w:tcPrChange>
                </w:tcPr>
                <w:p w14:paraId="1AF04912" w14:textId="77777777" w:rsidR="0022083A" w:rsidRPr="00A1169D" w:rsidRDefault="0022083A" w:rsidP="000D61DD">
                  <w:pPr>
                    <w:pStyle w:val="Compact"/>
                    <w:rPr>
                      <w:rFonts w:ascii="Arial" w:hAnsi="Arial" w:cs="Arial"/>
                    </w:rPr>
                  </w:pPr>
                </w:p>
              </w:tc>
              <w:tc>
                <w:tcPr>
                  <w:tcW w:w="1170" w:type="dxa"/>
                  <w:tcPrChange w:id="1393" w:author="Kendra Wyant" w:date="2026-04-29T15:51:00Z" w16du:dateUtc="2026-04-29T20:51:00Z">
                    <w:tcPr>
                      <w:tcW w:w="1170" w:type="dxa"/>
                      <w:gridSpan w:val="2"/>
                    </w:tcPr>
                  </w:tcPrChange>
                </w:tcPr>
                <w:p w14:paraId="0F2FF8A8" w14:textId="77777777" w:rsidR="0022083A" w:rsidRPr="00A1169D" w:rsidRDefault="0022083A" w:rsidP="000D61DD">
                  <w:pPr>
                    <w:pStyle w:val="Compact"/>
                    <w:rPr>
                      <w:rFonts w:ascii="Arial" w:hAnsi="Arial" w:cs="Arial"/>
                    </w:rPr>
                  </w:pPr>
                </w:p>
              </w:tc>
              <w:tc>
                <w:tcPr>
                  <w:tcW w:w="1440" w:type="dxa"/>
                  <w:tcPrChange w:id="1394" w:author="Kendra Wyant" w:date="2026-04-29T15:51:00Z" w16du:dateUtc="2026-04-29T20:51:00Z">
                    <w:tcPr>
                      <w:tcW w:w="1440" w:type="dxa"/>
                      <w:gridSpan w:val="3"/>
                    </w:tcPr>
                  </w:tcPrChange>
                </w:tcPr>
                <w:p w14:paraId="3E62F297" w14:textId="77777777" w:rsidR="0022083A" w:rsidRPr="00A1169D" w:rsidRDefault="0022083A" w:rsidP="000D61DD">
                  <w:pPr>
                    <w:pStyle w:val="Compact"/>
                    <w:rPr>
                      <w:rFonts w:ascii="Arial" w:hAnsi="Arial" w:cs="Arial"/>
                    </w:rPr>
                  </w:pPr>
                </w:p>
              </w:tc>
            </w:tr>
            <w:tr w:rsidR="0022083A" w:rsidRPr="00A1169D" w14:paraId="5B4A5A0A" w14:textId="77777777" w:rsidTr="000D61DD">
              <w:trPr>
                <w:trPrChange w:id="1395" w:author="Kendra Wyant" w:date="2026-04-29T15:51:00Z" w16du:dateUtc="2026-04-29T20:51:00Z">
                  <w:trPr>
                    <w:gridAfter w:val="0"/>
                  </w:trPr>
                </w:trPrChange>
              </w:trPr>
              <w:tc>
                <w:tcPr>
                  <w:tcW w:w="4140" w:type="dxa"/>
                  <w:tcPrChange w:id="1396" w:author="Kendra Wyant" w:date="2026-04-29T15:51:00Z" w16du:dateUtc="2026-04-29T20:51:00Z">
                    <w:tcPr>
                      <w:tcW w:w="4140" w:type="dxa"/>
                    </w:tcPr>
                  </w:tcPrChange>
                </w:tcPr>
                <w:p w14:paraId="4E44F795" w14:textId="648DEA9C" w:rsidR="0022083A" w:rsidRPr="00A1169D" w:rsidRDefault="000D61DD" w:rsidP="000D61DD">
                  <w:pPr>
                    <w:pStyle w:val="Compact"/>
                    <w:rPr>
                      <w:rFonts w:ascii="Arial" w:hAnsi="Arial" w:cs="Arial"/>
                    </w:rPr>
                  </w:pPr>
                  <w:r>
                    <w:rPr>
                      <w:rFonts w:ascii="Arial" w:hAnsi="Arial" w:cs="Arial"/>
                    </w:rPr>
                    <w:t xml:space="preserve">     </w:t>
                  </w:r>
                  <w:r w:rsidRPr="00A1169D">
                    <w:rPr>
                      <w:rFonts w:ascii="Arial" w:hAnsi="Arial" w:cs="Arial"/>
                    </w:rPr>
                    <w:t>Temporarily laid off</w:t>
                  </w:r>
                  <w:r>
                    <w:rPr>
                      <w:rFonts w:ascii="Arial" w:hAnsi="Arial" w:cs="Arial"/>
                    </w:rPr>
                    <w:t xml:space="preserve"> or on leave</w:t>
                  </w:r>
                </w:p>
              </w:tc>
              <w:tc>
                <w:tcPr>
                  <w:tcW w:w="630" w:type="dxa"/>
                  <w:tcPrChange w:id="1397" w:author="Kendra Wyant" w:date="2026-04-29T15:51:00Z" w16du:dateUtc="2026-04-29T20:51:00Z">
                    <w:tcPr>
                      <w:tcW w:w="720" w:type="dxa"/>
                      <w:gridSpan w:val="2"/>
                    </w:tcPr>
                  </w:tcPrChange>
                </w:tcPr>
                <w:p w14:paraId="46DAE645" w14:textId="77777777" w:rsidR="0022083A" w:rsidRPr="00A1169D" w:rsidRDefault="00000000" w:rsidP="000D61DD">
                  <w:pPr>
                    <w:pStyle w:val="Compact"/>
                    <w:rPr>
                      <w:rFonts w:ascii="Arial" w:hAnsi="Arial" w:cs="Arial"/>
                    </w:rPr>
                    <w:pPrChange w:id="1398" w:author="Kendra Wyant" w:date="2026-04-29T15:51:00Z" w16du:dateUtc="2026-04-29T20:51:00Z">
                      <w:pPr>
                        <w:pStyle w:val="Compact"/>
                        <w:jc w:val="center"/>
                      </w:pPr>
                    </w:pPrChange>
                  </w:pPr>
                  <w:r w:rsidRPr="00A1169D">
                    <w:rPr>
                      <w:rFonts w:ascii="Arial" w:hAnsi="Arial" w:cs="Arial"/>
                    </w:rPr>
                    <w:t>3</w:t>
                  </w:r>
                </w:p>
              </w:tc>
              <w:tc>
                <w:tcPr>
                  <w:tcW w:w="810" w:type="dxa"/>
                  <w:tcPrChange w:id="1399" w:author="Kendra Wyant" w:date="2026-04-29T15:51:00Z" w16du:dateUtc="2026-04-29T20:51:00Z">
                    <w:tcPr>
                      <w:tcW w:w="810" w:type="dxa"/>
                      <w:gridSpan w:val="2"/>
                    </w:tcPr>
                  </w:tcPrChange>
                </w:tcPr>
                <w:p w14:paraId="56C0C86C" w14:textId="77777777" w:rsidR="0022083A" w:rsidRPr="00A1169D" w:rsidRDefault="00000000" w:rsidP="000D61DD">
                  <w:pPr>
                    <w:pStyle w:val="Compact"/>
                    <w:rPr>
                      <w:rFonts w:ascii="Arial" w:hAnsi="Arial" w:cs="Arial"/>
                    </w:rPr>
                    <w:pPrChange w:id="1400" w:author="Kendra Wyant" w:date="2026-04-29T15:51:00Z" w16du:dateUtc="2026-04-29T20:51:00Z">
                      <w:pPr>
                        <w:pStyle w:val="Compact"/>
                        <w:jc w:val="center"/>
                      </w:pPr>
                    </w:pPrChange>
                  </w:pPr>
                  <w:r w:rsidRPr="00A1169D">
                    <w:rPr>
                      <w:rFonts w:ascii="Arial" w:hAnsi="Arial" w:cs="Arial"/>
                    </w:rPr>
                    <w:t>2.1</w:t>
                  </w:r>
                </w:p>
              </w:tc>
              <w:tc>
                <w:tcPr>
                  <w:tcW w:w="1170" w:type="dxa"/>
                  <w:tcPrChange w:id="1401" w:author="Kendra Wyant" w:date="2026-04-29T15:51:00Z" w16du:dateUtc="2026-04-29T20:51:00Z">
                    <w:tcPr>
                      <w:tcW w:w="1260" w:type="dxa"/>
                      <w:gridSpan w:val="2"/>
                    </w:tcPr>
                  </w:tcPrChange>
                </w:tcPr>
                <w:p w14:paraId="3CD5AB87" w14:textId="77777777" w:rsidR="0022083A" w:rsidRPr="00A1169D" w:rsidRDefault="0022083A" w:rsidP="000D61DD">
                  <w:pPr>
                    <w:pStyle w:val="Compact"/>
                    <w:rPr>
                      <w:rFonts w:ascii="Arial" w:hAnsi="Arial" w:cs="Arial"/>
                    </w:rPr>
                  </w:pPr>
                </w:p>
              </w:tc>
              <w:tc>
                <w:tcPr>
                  <w:tcW w:w="1170" w:type="dxa"/>
                  <w:tcPrChange w:id="1402" w:author="Kendra Wyant" w:date="2026-04-29T15:51:00Z" w16du:dateUtc="2026-04-29T20:51:00Z">
                    <w:tcPr>
                      <w:tcW w:w="1170" w:type="dxa"/>
                      <w:gridSpan w:val="2"/>
                    </w:tcPr>
                  </w:tcPrChange>
                </w:tcPr>
                <w:p w14:paraId="6C224124" w14:textId="77777777" w:rsidR="0022083A" w:rsidRPr="00A1169D" w:rsidRDefault="0022083A" w:rsidP="000D61DD">
                  <w:pPr>
                    <w:pStyle w:val="Compact"/>
                    <w:rPr>
                      <w:rFonts w:ascii="Arial" w:hAnsi="Arial" w:cs="Arial"/>
                    </w:rPr>
                  </w:pPr>
                </w:p>
              </w:tc>
              <w:tc>
                <w:tcPr>
                  <w:tcW w:w="1440" w:type="dxa"/>
                  <w:tcPrChange w:id="1403" w:author="Kendra Wyant" w:date="2026-04-29T15:51:00Z" w16du:dateUtc="2026-04-29T20:51:00Z">
                    <w:tcPr>
                      <w:tcW w:w="1440" w:type="dxa"/>
                      <w:gridSpan w:val="3"/>
                    </w:tcPr>
                  </w:tcPrChange>
                </w:tcPr>
                <w:p w14:paraId="7929FFE1" w14:textId="77777777" w:rsidR="0022083A" w:rsidRPr="00A1169D" w:rsidRDefault="0022083A" w:rsidP="000D61DD">
                  <w:pPr>
                    <w:pStyle w:val="Compact"/>
                    <w:rPr>
                      <w:rFonts w:ascii="Arial" w:hAnsi="Arial" w:cs="Arial"/>
                    </w:rPr>
                  </w:pPr>
                </w:p>
              </w:tc>
            </w:tr>
            <w:tr w:rsidR="0022083A" w:rsidRPr="00A1169D" w14:paraId="50F2A740" w14:textId="77777777" w:rsidTr="000D61DD">
              <w:trPr>
                <w:trPrChange w:id="1404" w:author="Kendra Wyant" w:date="2026-04-29T15:51:00Z" w16du:dateUtc="2026-04-29T20:51:00Z">
                  <w:trPr>
                    <w:gridAfter w:val="0"/>
                  </w:trPr>
                </w:trPrChange>
              </w:trPr>
              <w:tc>
                <w:tcPr>
                  <w:tcW w:w="4140" w:type="dxa"/>
                  <w:tcPrChange w:id="1405" w:author="Kendra Wyant" w:date="2026-04-29T15:51:00Z" w16du:dateUtc="2026-04-29T20:51:00Z">
                    <w:tcPr>
                      <w:tcW w:w="4140" w:type="dxa"/>
                    </w:tcPr>
                  </w:tcPrChange>
                </w:tcPr>
                <w:p w14:paraId="4E6D22D9" w14:textId="772D0230" w:rsidR="0022083A" w:rsidRPr="00A1169D" w:rsidRDefault="000D61DD" w:rsidP="000D61DD">
                  <w:pPr>
                    <w:pStyle w:val="Compact"/>
                    <w:rPr>
                      <w:rFonts w:ascii="Arial" w:hAnsi="Arial" w:cs="Arial"/>
                    </w:rPr>
                  </w:pPr>
                  <w:r>
                    <w:rPr>
                      <w:rFonts w:ascii="Arial" w:hAnsi="Arial" w:cs="Arial"/>
                    </w:rPr>
                    <w:t xml:space="preserve">     </w:t>
                  </w:r>
                  <w:r w:rsidRPr="00A1169D">
                    <w:rPr>
                      <w:rFonts w:ascii="Arial" w:hAnsi="Arial" w:cs="Arial"/>
                    </w:rPr>
                    <w:t>Other, not otherwise specified</w:t>
                  </w:r>
                </w:p>
              </w:tc>
              <w:tc>
                <w:tcPr>
                  <w:tcW w:w="630" w:type="dxa"/>
                  <w:tcPrChange w:id="1406" w:author="Kendra Wyant" w:date="2026-04-29T15:51:00Z" w16du:dateUtc="2026-04-29T20:51:00Z">
                    <w:tcPr>
                      <w:tcW w:w="720" w:type="dxa"/>
                      <w:gridSpan w:val="2"/>
                    </w:tcPr>
                  </w:tcPrChange>
                </w:tcPr>
                <w:p w14:paraId="4BDECA47" w14:textId="77777777" w:rsidR="0022083A" w:rsidRPr="00A1169D" w:rsidRDefault="00000000" w:rsidP="000D61DD">
                  <w:pPr>
                    <w:pStyle w:val="Compact"/>
                    <w:rPr>
                      <w:rFonts w:ascii="Arial" w:hAnsi="Arial" w:cs="Arial"/>
                    </w:rPr>
                    <w:pPrChange w:id="1407" w:author="Kendra Wyant" w:date="2026-04-29T15:51:00Z" w16du:dateUtc="2026-04-29T20:51:00Z">
                      <w:pPr>
                        <w:pStyle w:val="Compact"/>
                        <w:jc w:val="center"/>
                      </w:pPr>
                    </w:pPrChange>
                  </w:pPr>
                  <w:r w:rsidRPr="00A1169D">
                    <w:rPr>
                      <w:rFonts w:ascii="Arial" w:hAnsi="Arial" w:cs="Arial"/>
                    </w:rPr>
                    <w:t>8</w:t>
                  </w:r>
                </w:p>
              </w:tc>
              <w:tc>
                <w:tcPr>
                  <w:tcW w:w="810" w:type="dxa"/>
                  <w:tcPrChange w:id="1408" w:author="Kendra Wyant" w:date="2026-04-29T15:51:00Z" w16du:dateUtc="2026-04-29T20:51:00Z">
                    <w:tcPr>
                      <w:tcW w:w="810" w:type="dxa"/>
                      <w:gridSpan w:val="2"/>
                    </w:tcPr>
                  </w:tcPrChange>
                </w:tcPr>
                <w:p w14:paraId="3D02F1C4" w14:textId="77777777" w:rsidR="0022083A" w:rsidRPr="00A1169D" w:rsidRDefault="00000000" w:rsidP="000D61DD">
                  <w:pPr>
                    <w:pStyle w:val="Compact"/>
                    <w:rPr>
                      <w:rFonts w:ascii="Arial" w:hAnsi="Arial" w:cs="Arial"/>
                    </w:rPr>
                    <w:pPrChange w:id="1409" w:author="Kendra Wyant" w:date="2026-04-29T15:51:00Z" w16du:dateUtc="2026-04-29T20:51:00Z">
                      <w:pPr>
                        <w:pStyle w:val="Compact"/>
                        <w:jc w:val="center"/>
                      </w:pPr>
                    </w:pPrChange>
                  </w:pPr>
                  <w:r w:rsidRPr="00A1169D">
                    <w:rPr>
                      <w:rFonts w:ascii="Arial" w:hAnsi="Arial" w:cs="Arial"/>
                    </w:rPr>
                    <w:t>5.6</w:t>
                  </w:r>
                </w:p>
              </w:tc>
              <w:tc>
                <w:tcPr>
                  <w:tcW w:w="1170" w:type="dxa"/>
                  <w:tcPrChange w:id="1410" w:author="Kendra Wyant" w:date="2026-04-29T15:51:00Z" w16du:dateUtc="2026-04-29T20:51:00Z">
                    <w:tcPr>
                      <w:tcW w:w="1260" w:type="dxa"/>
                      <w:gridSpan w:val="2"/>
                    </w:tcPr>
                  </w:tcPrChange>
                </w:tcPr>
                <w:p w14:paraId="3501BC3A" w14:textId="77777777" w:rsidR="0022083A" w:rsidRPr="00A1169D" w:rsidRDefault="0022083A" w:rsidP="000D61DD">
                  <w:pPr>
                    <w:pStyle w:val="Compact"/>
                    <w:rPr>
                      <w:rFonts w:ascii="Arial" w:hAnsi="Arial" w:cs="Arial"/>
                    </w:rPr>
                  </w:pPr>
                </w:p>
              </w:tc>
              <w:tc>
                <w:tcPr>
                  <w:tcW w:w="1170" w:type="dxa"/>
                  <w:tcPrChange w:id="1411" w:author="Kendra Wyant" w:date="2026-04-29T15:51:00Z" w16du:dateUtc="2026-04-29T20:51:00Z">
                    <w:tcPr>
                      <w:tcW w:w="1170" w:type="dxa"/>
                      <w:gridSpan w:val="2"/>
                    </w:tcPr>
                  </w:tcPrChange>
                </w:tcPr>
                <w:p w14:paraId="1E9ED69D" w14:textId="77777777" w:rsidR="0022083A" w:rsidRPr="00A1169D" w:rsidRDefault="0022083A" w:rsidP="000D61DD">
                  <w:pPr>
                    <w:pStyle w:val="Compact"/>
                    <w:rPr>
                      <w:rFonts w:ascii="Arial" w:hAnsi="Arial" w:cs="Arial"/>
                    </w:rPr>
                  </w:pPr>
                </w:p>
              </w:tc>
              <w:tc>
                <w:tcPr>
                  <w:tcW w:w="1440" w:type="dxa"/>
                  <w:tcPrChange w:id="1412" w:author="Kendra Wyant" w:date="2026-04-29T15:51:00Z" w16du:dateUtc="2026-04-29T20:51:00Z">
                    <w:tcPr>
                      <w:tcW w:w="1440" w:type="dxa"/>
                      <w:gridSpan w:val="3"/>
                    </w:tcPr>
                  </w:tcPrChange>
                </w:tcPr>
                <w:p w14:paraId="4E9BFAD5" w14:textId="77777777" w:rsidR="0022083A" w:rsidRPr="00A1169D" w:rsidRDefault="0022083A" w:rsidP="000D61DD">
                  <w:pPr>
                    <w:pStyle w:val="Compact"/>
                    <w:rPr>
                      <w:rFonts w:ascii="Arial" w:hAnsi="Arial" w:cs="Arial"/>
                    </w:rPr>
                  </w:pPr>
                </w:p>
              </w:tc>
            </w:tr>
            <w:tr w:rsidR="0022083A" w:rsidRPr="00A1169D" w14:paraId="1BE1D470" w14:textId="77777777" w:rsidTr="000D61DD">
              <w:trPr>
                <w:trPrChange w:id="1413" w:author="Kendra Wyant" w:date="2026-04-29T15:51:00Z" w16du:dateUtc="2026-04-29T20:51:00Z">
                  <w:trPr>
                    <w:gridAfter w:val="0"/>
                  </w:trPr>
                </w:trPrChange>
              </w:trPr>
              <w:tc>
                <w:tcPr>
                  <w:tcW w:w="4140" w:type="dxa"/>
                  <w:tcPrChange w:id="1414" w:author="Kendra Wyant" w:date="2026-04-29T15:51:00Z" w16du:dateUtc="2026-04-29T20:51:00Z">
                    <w:tcPr>
                      <w:tcW w:w="4140" w:type="dxa"/>
                    </w:tcPr>
                  </w:tcPrChange>
                </w:tcPr>
                <w:p w14:paraId="08073558" w14:textId="77777777" w:rsidR="0022083A" w:rsidRPr="00A1169D" w:rsidRDefault="00000000" w:rsidP="000D61DD">
                  <w:pPr>
                    <w:pStyle w:val="Compact"/>
                    <w:rPr>
                      <w:rFonts w:ascii="Arial" w:hAnsi="Arial" w:cs="Arial"/>
                    </w:rPr>
                  </w:pPr>
                  <w:r w:rsidRPr="00A1169D">
                    <w:rPr>
                      <w:rFonts w:ascii="Arial" w:hAnsi="Arial" w:cs="Arial"/>
                    </w:rPr>
                    <w:t>Personal Income</w:t>
                  </w:r>
                </w:p>
              </w:tc>
              <w:tc>
                <w:tcPr>
                  <w:tcW w:w="630" w:type="dxa"/>
                  <w:tcPrChange w:id="1415" w:author="Kendra Wyant" w:date="2026-04-29T15:51:00Z" w16du:dateUtc="2026-04-29T20:51:00Z">
                    <w:tcPr>
                      <w:tcW w:w="720" w:type="dxa"/>
                      <w:gridSpan w:val="2"/>
                    </w:tcPr>
                  </w:tcPrChange>
                </w:tcPr>
                <w:p w14:paraId="17962473" w14:textId="77777777" w:rsidR="0022083A" w:rsidRPr="00A1169D" w:rsidRDefault="0022083A" w:rsidP="000D61DD">
                  <w:pPr>
                    <w:pStyle w:val="Compact"/>
                    <w:rPr>
                      <w:rFonts w:ascii="Arial" w:hAnsi="Arial" w:cs="Arial"/>
                    </w:rPr>
                  </w:pPr>
                </w:p>
              </w:tc>
              <w:tc>
                <w:tcPr>
                  <w:tcW w:w="810" w:type="dxa"/>
                  <w:tcPrChange w:id="1416" w:author="Kendra Wyant" w:date="2026-04-29T15:51:00Z" w16du:dateUtc="2026-04-29T20:51:00Z">
                    <w:tcPr>
                      <w:tcW w:w="810" w:type="dxa"/>
                      <w:gridSpan w:val="2"/>
                    </w:tcPr>
                  </w:tcPrChange>
                </w:tcPr>
                <w:p w14:paraId="7600FB15" w14:textId="77777777" w:rsidR="0022083A" w:rsidRPr="00A1169D" w:rsidRDefault="0022083A" w:rsidP="000D61DD">
                  <w:pPr>
                    <w:pStyle w:val="Compact"/>
                    <w:rPr>
                      <w:rFonts w:ascii="Arial" w:hAnsi="Arial" w:cs="Arial"/>
                    </w:rPr>
                  </w:pPr>
                </w:p>
              </w:tc>
              <w:tc>
                <w:tcPr>
                  <w:tcW w:w="1170" w:type="dxa"/>
                  <w:tcPrChange w:id="1417" w:author="Kendra Wyant" w:date="2026-04-29T15:51:00Z" w16du:dateUtc="2026-04-29T20:51:00Z">
                    <w:tcPr>
                      <w:tcW w:w="1260" w:type="dxa"/>
                      <w:gridSpan w:val="2"/>
                    </w:tcPr>
                  </w:tcPrChange>
                </w:tcPr>
                <w:p w14:paraId="1EAD5462" w14:textId="77777777" w:rsidR="0022083A" w:rsidRPr="00A1169D" w:rsidRDefault="00000000" w:rsidP="000D61DD">
                  <w:pPr>
                    <w:pStyle w:val="Compact"/>
                    <w:rPr>
                      <w:rFonts w:ascii="Arial" w:hAnsi="Arial" w:cs="Arial"/>
                    </w:rPr>
                    <w:pPrChange w:id="1418" w:author="Kendra Wyant" w:date="2026-04-29T15:51:00Z" w16du:dateUtc="2026-04-29T20:51:00Z">
                      <w:pPr>
                        <w:pStyle w:val="Compact"/>
                        <w:jc w:val="center"/>
                      </w:pPr>
                    </w:pPrChange>
                  </w:pPr>
                  <w:r w:rsidRPr="00A1169D">
                    <w:rPr>
                      <w:rFonts w:ascii="Arial" w:hAnsi="Arial" w:cs="Arial"/>
                    </w:rPr>
                    <w:t>$35,050</w:t>
                  </w:r>
                </w:p>
              </w:tc>
              <w:tc>
                <w:tcPr>
                  <w:tcW w:w="1170" w:type="dxa"/>
                  <w:tcPrChange w:id="1419" w:author="Kendra Wyant" w:date="2026-04-29T15:51:00Z" w16du:dateUtc="2026-04-29T20:51:00Z">
                    <w:tcPr>
                      <w:tcW w:w="1170" w:type="dxa"/>
                      <w:gridSpan w:val="2"/>
                    </w:tcPr>
                  </w:tcPrChange>
                </w:tcPr>
                <w:p w14:paraId="7A8B01E6" w14:textId="77777777" w:rsidR="0022083A" w:rsidRPr="00A1169D" w:rsidRDefault="00000000" w:rsidP="000D61DD">
                  <w:pPr>
                    <w:pStyle w:val="Compact"/>
                    <w:rPr>
                      <w:rFonts w:ascii="Arial" w:hAnsi="Arial" w:cs="Arial"/>
                    </w:rPr>
                    <w:pPrChange w:id="1420" w:author="Kendra Wyant" w:date="2026-04-29T15:51:00Z" w16du:dateUtc="2026-04-29T20:51:00Z">
                      <w:pPr>
                        <w:pStyle w:val="Compact"/>
                        <w:jc w:val="center"/>
                      </w:pPr>
                    </w:pPrChange>
                  </w:pPr>
                  <w:r w:rsidRPr="00A1169D">
                    <w:rPr>
                      <w:rFonts w:ascii="Arial" w:hAnsi="Arial" w:cs="Arial"/>
                    </w:rPr>
                    <w:t>$32,069</w:t>
                  </w:r>
                </w:p>
              </w:tc>
              <w:tc>
                <w:tcPr>
                  <w:tcW w:w="1440" w:type="dxa"/>
                  <w:tcPrChange w:id="1421" w:author="Kendra Wyant" w:date="2026-04-29T15:51:00Z" w16du:dateUtc="2026-04-29T20:51:00Z">
                    <w:tcPr>
                      <w:tcW w:w="1440" w:type="dxa"/>
                      <w:gridSpan w:val="3"/>
                    </w:tcPr>
                  </w:tcPrChange>
                </w:tcPr>
                <w:p w14:paraId="41D4CDA4" w14:textId="77777777" w:rsidR="0022083A" w:rsidRPr="00A1169D" w:rsidRDefault="00000000" w:rsidP="000D61DD">
                  <w:pPr>
                    <w:pStyle w:val="Compact"/>
                    <w:rPr>
                      <w:rFonts w:ascii="Arial" w:hAnsi="Arial" w:cs="Arial"/>
                    </w:rPr>
                    <w:pPrChange w:id="1422" w:author="Kendra Wyant" w:date="2026-04-29T15:51:00Z" w16du:dateUtc="2026-04-29T20:51:00Z">
                      <w:pPr>
                        <w:pStyle w:val="Compact"/>
                        <w:jc w:val="center"/>
                      </w:pPr>
                    </w:pPrChange>
                  </w:pPr>
                  <w:r w:rsidRPr="00A1169D">
                    <w:rPr>
                      <w:rFonts w:ascii="Arial" w:hAnsi="Arial" w:cs="Arial"/>
                    </w:rPr>
                    <w:t>$0-200,000</w:t>
                  </w:r>
                </w:p>
              </w:tc>
            </w:tr>
            <w:tr w:rsidR="0022083A" w:rsidRPr="00A1169D" w14:paraId="5360FBB6" w14:textId="77777777" w:rsidTr="000D61DD">
              <w:trPr>
                <w:trPrChange w:id="1423" w:author="Kendra Wyant" w:date="2026-04-29T15:51:00Z" w16du:dateUtc="2026-04-29T20:51:00Z">
                  <w:trPr>
                    <w:gridAfter w:val="0"/>
                  </w:trPr>
                </w:trPrChange>
              </w:trPr>
              <w:tc>
                <w:tcPr>
                  <w:tcW w:w="4140" w:type="dxa"/>
                  <w:tcPrChange w:id="1424" w:author="Kendra Wyant" w:date="2026-04-29T15:51:00Z" w16du:dateUtc="2026-04-29T20:51:00Z">
                    <w:tcPr>
                      <w:tcW w:w="4140" w:type="dxa"/>
                    </w:tcPr>
                  </w:tcPrChange>
                </w:tcPr>
                <w:p w14:paraId="419F8795" w14:textId="77777777" w:rsidR="0022083A" w:rsidRPr="00A1169D" w:rsidRDefault="00000000" w:rsidP="000D61DD">
                  <w:pPr>
                    <w:pStyle w:val="Compact"/>
                    <w:rPr>
                      <w:rFonts w:ascii="Arial" w:hAnsi="Arial" w:cs="Arial"/>
                    </w:rPr>
                  </w:pPr>
                  <w:r w:rsidRPr="00A1169D">
                    <w:rPr>
                      <w:rFonts w:ascii="Arial" w:hAnsi="Arial" w:cs="Arial"/>
                    </w:rPr>
                    <w:t>Marital Status</w:t>
                  </w:r>
                </w:p>
              </w:tc>
              <w:tc>
                <w:tcPr>
                  <w:tcW w:w="630" w:type="dxa"/>
                  <w:tcPrChange w:id="1425" w:author="Kendra Wyant" w:date="2026-04-29T15:51:00Z" w16du:dateUtc="2026-04-29T20:51:00Z">
                    <w:tcPr>
                      <w:tcW w:w="720" w:type="dxa"/>
                      <w:gridSpan w:val="2"/>
                    </w:tcPr>
                  </w:tcPrChange>
                </w:tcPr>
                <w:p w14:paraId="20213021" w14:textId="77777777" w:rsidR="0022083A" w:rsidRPr="00A1169D" w:rsidRDefault="0022083A" w:rsidP="000D61DD">
                  <w:pPr>
                    <w:pStyle w:val="Compact"/>
                    <w:rPr>
                      <w:rFonts w:ascii="Arial" w:hAnsi="Arial" w:cs="Arial"/>
                    </w:rPr>
                  </w:pPr>
                </w:p>
              </w:tc>
              <w:tc>
                <w:tcPr>
                  <w:tcW w:w="810" w:type="dxa"/>
                  <w:tcPrChange w:id="1426" w:author="Kendra Wyant" w:date="2026-04-29T15:51:00Z" w16du:dateUtc="2026-04-29T20:51:00Z">
                    <w:tcPr>
                      <w:tcW w:w="810" w:type="dxa"/>
                      <w:gridSpan w:val="2"/>
                    </w:tcPr>
                  </w:tcPrChange>
                </w:tcPr>
                <w:p w14:paraId="34402307" w14:textId="77777777" w:rsidR="0022083A" w:rsidRPr="00A1169D" w:rsidRDefault="0022083A" w:rsidP="000D61DD">
                  <w:pPr>
                    <w:pStyle w:val="Compact"/>
                    <w:rPr>
                      <w:rFonts w:ascii="Arial" w:hAnsi="Arial" w:cs="Arial"/>
                    </w:rPr>
                  </w:pPr>
                </w:p>
              </w:tc>
              <w:tc>
                <w:tcPr>
                  <w:tcW w:w="1170" w:type="dxa"/>
                  <w:tcPrChange w:id="1427" w:author="Kendra Wyant" w:date="2026-04-29T15:51:00Z" w16du:dateUtc="2026-04-29T20:51:00Z">
                    <w:tcPr>
                      <w:tcW w:w="1260" w:type="dxa"/>
                      <w:gridSpan w:val="2"/>
                    </w:tcPr>
                  </w:tcPrChange>
                </w:tcPr>
                <w:p w14:paraId="1B8C907F" w14:textId="77777777" w:rsidR="0022083A" w:rsidRPr="00A1169D" w:rsidRDefault="0022083A" w:rsidP="000D61DD">
                  <w:pPr>
                    <w:pStyle w:val="Compact"/>
                    <w:rPr>
                      <w:rFonts w:ascii="Arial" w:hAnsi="Arial" w:cs="Arial"/>
                    </w:rPr>
                  </w:pPr>
                </w:p>
              </w:tc>
              <w:tc>
                <w:tcPr>
                  <w:tcW w:w="1170" w:type="dxa"/>
                  <w:tcPrChange w:id="1428" w:author="Kendra Wyant" w:date="2026-04-29T15:51:00Z" w16du:dateUtc="2026-04-29T20:51:00Z">
                    <w:tcPr>
                      <w:tcW w:w="1170" w:type="dxa"/>
                      <w:gridSpan w:val="2"/>
                    </w:tcPr>
                  </w:tcPrChange>
                </w:tcPr>
                <w:p w14:paraId="7A902084" w14:textId="77777777" w:rsidR="0022083A" w:rsidRPr="00A1169D" w:rsidRDefault="0022083A" w:rsidP="000D61DD">
                  <w:pPr>
                    <w:pStyle w:val="Compact"/>
                    <w:rPr>
                      <w:rFonts w:ascii="Arial" w:hAnsi="Arial" w:cs="Arial"/>
                    </w:rPr>
                  </w:pPr>
                </w:p>
              </w:tc>
              <w:tc>
                <w:tcPr>
                  <w:tcW w:w="1440" w:type="dxa"/>
                  <w:tcPrChange w:id="1429" w:author="Kendra Wyant" w:date="2026-04-29T15:51:00Z" w16du:dateUtc="2026-04-29T20:51:00Z">
                    <w:tcPr>
                      <w:tcW w:w="1440" w:type="dxa"/>
                      <w:gridSpan w:val="3"/>
                    </w:tcPr>
                  </w:tcPrChange>
                </w:tcPr>
                <w:p w14:paraId="063C53A1" w14:textId="77777777" w:rsidR="0022083A" w:rsidRPr="00A1169D" w:rsidRDefault="0022083A" w:rsidP="000D61DD">
                  <w:pPr>
                    <w:pStyle w:val="Compact"/>
                    <w:rPr>
                      <w:rFonts w:ascii="Arial" w:hAnsi="Arial" w:cs="Arial"/>
                    </w:rPr>
                  </w:pPr>
                </w:p>
              </w:tc>
            </w:tr>
            <w:tr w:rsidR="0022083A" w:rsidRPr="00A1169D" w14:paraId="60EE8409" w14:textId="77777777" w:rsidTr="000D61DD">
              <w:trPr>
                <w:trPrChange w:id="1430" w:author="Kendra Wyant" w:date="2026-04-29T15:51:00Z" w16du:dateUtc="2026-04-29T20:51:00Z">
                  <w:trPr>
                    <w:gridAfter w:val="0"/>
                  </w:trPr>
                </w:trPrChange>
              </w:trPr>
              <w:tc>
                <w:tcPr>
                  <w:tcW w:w="4140" w:type="dxa"/>
                  <w:tcPrChange w:id="1431" w:author="Kendra Wyant" w:date="2026-04-29T15:51:00Z" w16du:dateUtc="2026-04-29T20:51:00Z">
                    <w:tcPr>
                      <w:tcW w:w="4140" w:type="dxa"/>
                    </w:tcPr>
                  </w:tcPrChange>
                </w:tcPr>
                <w:p w14:paraId="49B33C74" w14:textId="21EB95D9" w:rsidR="0022083A" w:rsidRPr="00A1169D" w:rsidRDefault="000D61DD" w:rsidP="000D61DD">
                  <w:pPr>
                    <w:pStyle w:val="Compact"/>
                    <w:rPr>
                      <w:rFonts w:ascii="Arial" w:hAnsi="Arial" w:cs="Arial"/>
                    </w:rPr>
                  </w:pPr>
                  <w:r>
                    <w:rPr>
                      <w:rFonts w:ascii="Arial" w:hAnsi="Arial" w:cs="Arial"/>
                    </w:rPr>
                    <w:t xml:space="preserve">     </w:t>
                  </w:r>
                  <w:r w:rsidRPr="00A1169D">
                    <w:rPr>
                      <w:rFonts w:ascii="Arial" w:hAnsi="Arial" w:cs="Arial"/>
                    </w:rPr>
                    <w:t>Never married</w:t>
                  </w:r>
                </w:p>
              </w:tc>
              <w:tc>
                <w:tcPr>
                  <w:tcW w:w="630" w:type="dxa"/>
                  <w:tcPrChange w:id="1432" w:author="Kendra Wyant" w:date="2026-04-29T15:51:00Z" w16du:dateUtc="2026-04-29T20:51:00Z">
                    <w:tcPr>
                      <w:tcW w:w="720" w:type="dxa"/>
                      <w:gridSpan w:val="2"/>
                    </w:tcPr>
                  </w:tcPrChange>
                </w:tcPr>
                <w:p w14:paraId="7C22FD09" w14:textId="77777777" w:rsidR="0022083A" w:rsidRPr="00A1169D" w:rsidRDefault="00000000" w:rsidP="000D61DD">
                  <w:pPr>
                    <w:pStyle w:val="Compact"/>
                    <w:rPr>
                      <w:rFonts w:ascii="Arial" w:hAnsi="Arial" w:cs="Arial"/>
                    </w:rPr>
                    <w:pPrChange w:id="1433" w:author="Kendra Wyant" w:date="2026-04-29T15:51:00Z" w16du:dateUtc="2026-04-29T20:51:00Z">
                      <w:pPr>
                        <w:pStyle w:val="Compact"/>
                        <w:jc w:val="center"/>
                      </w:pPr>
                    </w:pPrChange>
                  </w:pPr>
                  <w:r w:rsidRPr="00A1169D">
                    <w:rPr>
                      <w:rFonts w:ascii="Arial" w:hAnsi="Arial" w:cs="Arial"/>
                    </w:rPr>
                    <w:t>63</w:t>
                  </w:r>
                </w:p>
              </w:tc>
              <w:tc>
                <w:tcPr>
                  <w:tcW w:w="810" w:type="dxa"/>
                  <w:tcPrChange w:id="1434" w:author="Kendra Wyant" w:date="2026-04-29T15:51:00Z" w16du:dateUtc="2026-04-29T20:51:00Z">
                    <w:tcPr>
                      <w:tcW w:w="810" w:type="dxa"/>
                      <w:gridSpan w:val="2"/>
                    </w:tcPr>
                  </w:tcPrChange>
                </w:tcPr>
                <w:p w14:paraId="65524CBC" w14:textId="77777777" w:rsidR="0022083A" w:rsidRPr="00A1169D" w:rsidRDefault="00000000" w:rsidP="000D61DD">
                  <w:pPr>
                    <w:pStyle w:val="Compact"/>
                    <w:rPr>
                      <w:rFonts w:ascii="Arial" w:hAnsi="Arial" w:cs="Arial"/>
                    </w:rPr>
                    <w:pPrChange w:id="1435" w:author="Kendra Wyant" w:date="2026-04-29T15:51:00Z" w16du:dateUtc="2026-04-29T20:51:00Z">
                      <w:pPr>
                        <w:pStyle w:val="Compact"/>
                        <w:jc w:val="center"/>
                      </w:pPr>
                    </w:pPrChange>
                  </w:pPr>
                  <w:r w:rsidRPr="00A1169D">
                    <w:rPr>
                      <w:rFonts w:ascii="Arial" w:hAnsi="Arial" w:cs="Arial"/>
                    </w:rPr>
                    <w:t>43.8</w:t>
                  </w:r>
                </w:p>
              </w:tc>
              <w:tc>
                <w:tcPr>
                  <w:tcW w:w="1170" w:type="dxa"/>
                  <w:tcPrChange w:id="1436" w:author="Kendra Wyant" w:date="2026-04-29T15:51:00Z" w16du:dateUtc="2026-04-29T20:51:00Z">
                    <w:tcPr>
                      <w:tcW w:w="1260" w:type="dxa"/>
                      <w:gridSpan w:val="2"/>
                    </w:tcPr>
                  </w:tcPrChange>
                </w:tcPr>
                <w:p w14:paraId="2156BBEA" w14:textId="77777777" w:rsidR="0022083A" w:rsidRPr="00A1169D" w:rsidRDefault="0022083A" w:rsidP="000D61DD">
                  <w:pPr>
                    <w:pStyle w:val="Compact"/>
                    <w:rPr>
                      <w:rFonts w:ascii="Arial" w:hAnsi="Arial" w:cs="Arial"/>
                    </w:rPr>
                  </w:pPr>
                </w:p>
              </w:tc>
              <w:tc>
                <w:tcPr>
                  <w:tcW w:w="1170" w:type="dxa"/>
                  <w:tcPrChange w:id="1437" w:author="Kendra Wyant" w:date="2026-04-29T15:51:00Z" w16du:dateUtc="2026-04-29T20:51:00Z">
                    <w:tcPr>
                      <w:tcW w:w="1170" w:type="dxa"/>
                      <w:gridSpan w:val="2"/>
                    </w:tcPr>
                  </w:tcPrChange>
                </w:tcPr>
                <w:p w14:paraId="1773BDE7" w14:textId="77777777" w:rsidR="0022083A" w:rsidRPr="00A1169D" w:rsidRDefault="0022083A" w:rsidP="000D61DD">
                  <w:pPr>
                    <w:pStyle w:val="Compact"/>
                    <w:rPr>
                      <w:rFonts w:ascii="Arial" w:hAnsi="Arial" w:cs="Arial"/>
                    </w:rPr>
                  </w:pPr>
                </w:p>
              </w:tc>
              <w:tc>
                <w:tcPr>
                  <w:tcW w:w="1440" w:type="dxa"/>
                  <w:tcPrChange w:id="1438" w:author="Kendra Wyant" w:date="2026-04-29T15:51:00Z" w16du:dateUtc="2026-04-29T20:51:00Z">
                    <w:tcPr>
                      <w:tcW w:w="1440" w:type="dxa"/>
                      <w:gridSpan w:val="3"/>
                    </w:tcPr>
                  </w:tcPrChange>
                </w:tcPr>
                <w:p w14:paraId="4E48FBBE" w14:textId="77777777" w:rsidR="0022083A" w:rsidRPr="00A1169D" w:rsidRDefault="0022083A" w:rsidP="000D61DD">
                  <w:pPr>
                    <w:pStyle w:val="Compact"/>
                    <w:rPr>
                      <w:rFonts w:ascii="Arial" w:hAnsi="Arial" w:cs="Arial"/>
                    </w:rPr>
                  </w:pPr>
                </w:p>
              </w:tc>
            </w:tr>
            <w:tr w:rsidR="0022083A" w:rsidRPr="00A1169D" w14:paraId="3BDA9E4E" w14:textId="77777777" w:rsidTr="000D61DD">
              <w:trPr>
                <w:trPrChange w:id="1439" w:author="Kendra Wyant" w:date="2026-04-29T15:51:00Z" w16du:dateUtc="2026-04-29T20:51:00Z">
                  <w:trPr>
                    <w:gridAfter w:val="0"/>
                  </w:trPr>
                </w:trPrChange>
              </w:trPr>
              <w:tc>
                <w:tcPr>
                  <w:tcW w:w="4140" w:type="dxa"/>
                  <w:tcPrChange w:id="1440" w:author="Kendra Wyant" w:date="2026-04-29T15:51:00Z" w16du:dateUtc="2026-04-29T20:51:00Z">
                    <w:tcPr>
                      <w:tcW w:w="4140" w:type="dxa"/>
                    </w:tcPr>
                  </w:tcPrChange>
                </w:tcPr>
                <w:p w14:paraId="394C2935" w14:textId="453B2DD0" w:rsidR="0022083A" w:rsidRPr="00A1169D" w:rsidRDefault="000D61DD" w:rsidP="000D61DD">
                  <w:pPr>
                    <w:pStyle w:val="Compact"/>
                    <w:rPr>
                      <w:rFonts w:ascii="Arial" w:hAnsi="Arial" w:cs="Arial"/>
                    </w:rPr>
                  </w:pPr>
                  <w:r>
                    <w:rPr>
                      <w:rFonts w:ascii="Arial" w:hAnsi="Arial" w:cs="Arial"/>
                    </w:rPr>
                    <w:t xml:space="preserve">     </w:t>
                  </w:r>
                  <w:r w:rsidRPr="00A1169D">
                    <w:rPr>
                      <w:rFonts w:ascii="Arial" w:hAnsi="Arial" w:cs="Arial"/>
                    </w:rPr>
                    <w:t>Married</w:t>
                  </w:r>
                </w:p>
              </w:tc>
              <w:tc>
                <w:tcPr>
                  <w:tcW w:w="630" w:type="dxa"/>
                  <w:tcPrChange w:id="1441" w:author="Kendra Wyant" w:date="2026-04-29T15:51:00Z" w16du:dateUtc="2026-04-29T20:51:00Z">
                    <w:tcPr>
                      <w:tcW w:w="720" w:type="dxa"/>
                      <w:gridSpan w:val="2"/>
                    </w:tcPr>
                  </w:tcPrChange>
                </w:tcPr>
                <w:p w14:paraId="39D5AB39" w14:textId="77777777" w:rsidR="0022083A" w:rsidRPr="00A1169D" w:rsidRDefault="00000000" w:rsidP="000D61DD">
                  <w:pPr>
                    <w:pStyle w:val="Compact"/>
                    <w:rPr>
                      <w:rFonts w:ascii="Arial" w:hAnsi="Arial" w:cs="Arial"/>
                    </w:rPr>
                    <w:pPrChange w:id="1442" w:author="Kendra Wyant" w:date="2026-04-29T15:51:00Z" w16du:dateUtc="2026-04-29T20:51:00Z">
                      <w:pPr>
                        <w:pStyle w:val="Compact"/>
                        <w:jc w:val="center"/>
                      </w:pPr>
                    </w:pPrChange>
                  </w:pPr>
                  <w:r w:rsidRPr="00A1169D">
                    <w:rPr>
                      <w:rFonts w:ascii="Arial" w:hAnsi="Arial" w:cs="Arial"/>
                    </w:rPr>
                    <w:t>32</w:t>
                  </w:r>
                </w:p>
              </w:tc>
              <w:tc>
                <w:tcPr>
                  <w:tcW w:w="810" w:type="dxa"/>
                  <w:tcPrChange w:id="1443" w:author="Kendra Wyant" w:date="2026-04-29T15:51:00Z" w16du:dateUtc="2026-04-29T20:51:00Z">
                    <w:tcPr>
                      <w:tcW w:w="810" w:type="dxa"/>
                      <w:gridSpan w:val="2"/>
                    </w:tcPr>
                  </w:tcPrChange>
                </w:tcPr>
                <w:p w14:paraId="551682CC" w14:textId="77777777" w:rsidR="0022083A" w:rsidRPr="00A1169D" w:rsidRDefault="00000000" w:rsidP="000D61DD">
                  <w:pPr>
                    <w:pStyle w:val="Compact"/>
                    <w:rPr>
                      <w:rFonts w:ascii="Arial" w:hAnsi="Arial" w:cs="Arial"/>
                    </w:rPr>
                    <w:pPrChange w:id="1444" w:author="Kendra Wyant" w:date="2026-04-29T15:51:00Z" w16du:dateUtc="2026-04-29T20:51:00Z">
                      <w:pPr>
                        <w:pStyle w:val="Compact"/>
                        <w:jc w:val="center"/>
                      </w:pPr>
                    </w:pPrChange>
                  </w:pPr>
                  <w:r w:rsidRPr="00A1169D">
                    <w:rPr>
                      <w:rFonts w:ascii="Arial" w:hAnsi="Arial" w:cs="Arial"/>
                    </w:rPr>
                    <w:t>22.2</w:t>
                  </w:r>
                </w:p>
              </w:tc>
              <w:tc>
                <w:tcPr>
                  <w:tcW w:w="1170" w:type="dxa"/>
                  <w:tcPrChange w:id="1445" w:author="Kendra Wyant" w:date="2026-04-29T15:51:00Z" w16du:dateUtc="2026-04-29T20:51:00Z">
                    <w:tcPr>
                      <w:tcW w:w="1260" w:type="dxa"/>
                      <w:gridSpan w:val="2"/>
                    </w:tcPr>
                  </w:tcPrChange>
                </w:tcPr>
                <w:p w14:paraId="5BA4A4D3" w14:textId="77777777" w:rsidR="0022083A" w:rsidRPr="00A1169D" w:rsidRDefault="0022083A" w:rsidP="000D61DD">
                  <w:pPr>
                    <w:pStyle w:val="Compact"/>
                    <w:rPr>
                      <w:rFonts w:ascii="Arial" w:hAnsi="Arial" w:cs="Arial"/>
                    </w:rPr>
                  </w:pPr>
                </w:p>
              </w:tc>
              <w:tc>
                <w:tcPr>
                  <w:tcW w:w="1170" w:type="dxa"/>
                  <w:tcPrChange w:id="1446" w:author="Kendra Wyant" w:date="2026-04-29T15:51:00Z" w16du:dateUtc="2026-04-29T20:51:00Z">
                    <w:tcPr>
                      <w:tcW w:w="1170" w:type="dxa"/>
                      <w:gridSpan w:val="2"/>
                    </w:tcPr>
                  </w:tcPrChange>
                </w:tcPr>
                <w:p w14:paraId="56540EE3" w14:textId="77777777" w:rsidR="0022083A" w:rsidRPr="00A1169D" w:rsidRDefault="0022083A" w:rsidP="000D61DD">
                  <w:pPr>
                    <w:pStyle w:val="Compact"/>
                    <w:rPr>
                      <w:rFonts w:ascii="Arial" w:hAnsi="Arial" w:cs="Arial"/>
                    </w:rPr>
                  </w:pPr>
                </w:p>
              </w:tc>
              <w:tc>
                <w:tcPr>
                  <w:tcW w:w="1440" w:type="dxa"/>
                  <w:tcPrChange w:id="1447" w:author="Kendra Wyant" w:date="2026-04-29T15:51:00Z" w16du:dateUtc="2026-04-29T20:51:00Z">
                    <w:tcPr>
                      <w:tcW w:w="1440" w:type="dxa"/>
                      <w:gridSpan w:val="3"/>
                    </w:tcPr>
                  </w:tcPrChange>
                </w:tcPr>
                <w:p w14:paraId="71CC0B4E" w14:textId="77777777" w:rsidR="0022083A" w:rsidRPr="00A1169D" w:rsidRDefault="0022083A" w:rsidP="000D61DD">
                  <w:pPr>
                    <w:pStyle w:val="Compact"/>
                    <w:rPr>
                      <w:rFonts w:ascii="Arial" w:hAnsi="Arial" w:cs="Arial"/>
                    </w:rPr>
                  </w:pPr>
                </w:p>
              </w:tc>
            </w:tr>
            <w:tr w:rsidR="0022083A" w:rsidRPr="00A1169D" w14:paraId="0598615A" w14:textId="77777777" w:rsidTr="000D61DD">
              <w:trPr>
                <w:trPrChange w:id="1448" w:author="Kendra Wyant" w:date="2026-04-29T15:51:00Z" w16du:dateUtc="2026-04-29T20:51:00Z">
                  <w:trPr>
                    <w:gridAfter w:val="0"/>
                  </w:trPr>
                </w:trPrChange>
              </w:trPr>
              <w:tc>
                <w:tcPr>
                  <w:tcW w:w="4140" w:type="dxa"/>
                  <w:tcPrChange w:id="1449" w:author="Kendra Wyant" w:date="2026-04-29T15:51:00Z" w16du:dateUtc="2026-04-29T20:51:00Z">
                    <w:tcPr>
                      <w:tcW w:w="4140" w:type="dxa"/>
                    </w:tcPr>
                  </w:tcPrChange>
                </w:tcPr>
                <w:p w14:paraId="4CF7F0A0" w14:textId="3D29DEBE" w:rsidR="0022083A" w:rsidRPr="00A1169D" w:rsidRDefault="000D61DD" w:rsidP="000D61DD">
                  <w:pPr>
                    <w:pStyle w:val="Compact"/>
                    <w:rPr>
                      <w:rFonts w:ascii="Arial" w:hAnsi="Arial" w:cs="Arial"/>
                    </w:rPr>
                  </w:pPr>
                  <w:r>
                    <w:rPr>
                      <w:rFonts w:ascii="Arial" w:hAnsi="Arial" w:cs="Arial"/>
                    </w:rPr>
                    <w:t xml:space="preserve">     </w:t>
                  </w:r>
                  <w:r w:rsidRPr="00A1169D">
                    <w:rPr>
                      <w:rFonts w:ascii="Arial" w:hAnsi="Arial" w:cs="Arial"/>
                    </w:rPr>
                    <w:t>Divorced</w:t>
                  </w:r>
                </w:p>
              </w:tc>
              <w:tc>
                <w:tcPr>
                  <w:tcW w:w="630" w:type="dxa"/>
                  <w:tcPrChange w:id="1450" w:author="Kendra Wyant" w:date="2026-04-29T15:51:00Z" w16du:dateUtc="2026-04-29T20:51:00Z">
                    <w:tcPr>
                      <w:tcW w:w="720" w:type="dxa"/>
                      <w:gridSpan w:val="2"/>
                    </w:tcPr>
                  </w:tcPrChange>
                </w:tcPr>
                <w:p w14:paraId="5ED6FF3E" w14:textId="77777777" w:rsidR="0022083A" w:rsidRPr="00A1169D" w:rsidRDefault="00000000" w:rsidP="000D61DD">
                  <w:pPr>
                    <w:pStyle w:val="Compact"/>
                    <w:rPr>
                      <w:rFonts w:ascii="Arial" w:hAnsi="Arial" w:cs="Arial"/>
                    </w:rPr>
                    <w:pPrChange w:id="1451" w:author="Kendra Wyant" w:date="2026-04-29T15:51:00Z" w16du:dateUtc="2026-04-29T20:51:00Z">
                      <w:pPr>
                        <w:pStyle w:val="Compact"/>
                        <w:jc w:val="center"/>
                      </w:pPr>
                    </w:pPrChange>
                  </w:pPr>
                  <w:r w:rsidRPr="00A1169D">
                    <w:rPr>
                      <w:rFonts w:ascii="Arial" w:hAnsi="Arial" w:cs="Arial"/>
                    </w:rPr>
                    <w:t>42</w:t>
                  </w:r>
                </w:p>
              </w:tc>
              <w:tc>
                <w:tcPr>
                  <w:tcW w:w="810" w:type="dxa"/>
                  <w:tcPrChange w:id="1452" w:author="Kendra Wyant" w:date="2026-04-29T15:51:00Z" w16du:dateUtc="2026-04-29T20:51:00Z">
                    <w:tcPr>
                      <w:tcW w:w="810" w:type="dxa"/>
                      <w:gridSpan w:val="2"/>
                    </w:tcPr>
                  </w:tcPrChange>
                </w:tcPr>
                <w:p w14:paraId="790AD48C" w14:textId="77777777" w:rsidR="0022083A" w:rsidRPr="00A1169D" w:rsidRDefault="00000000" w:rsidP="000D61DD">
                  <w:pPr>
                    <w:pStyle w:val="Compact"/>
                    <w:rPr>
                      <w:rFonts w:ascii="Arial" w:hAnsi="Arial" w:cs="Arial"/>
                    </w:rPr>
                    <w:pPrChange w:id="1453" w:author="Kendra Wyant" w:date="2026-04-29T15:51:00Z" w16du:dateUtc="2026-04-29T20:51:00Z">
                      <w:pPr>
                        <w:pStyle w:val="Compact"/>
                        <w:jc w:val="center"/>
                      </w:pPr>
                    </w:pPrChange>
                  </w:pPr>
                  <w:r w:rsidRPr="00A1169D">
                    <w:rPr>
                      <w:rFonts w:ascii="Arial" w:hAnsi="Arial" w:cs="Arial"/>
                    </w:rPr>
                    <w:t>29.2</w:t>
                  </w:r>
                </w:p>
              </w:tc>
              <w:tc>
                <w:tcPr>
                  <w:tcW w:w="1170" w:type="dxa"/>
                  <w:tcPrChange w:id="1454" w:author="Kendra Wyant" w:date="2026-04-29T15:51:00Z" w16du:dateUtc="2026-04-29T20:51:00Z">
                    <w:tcPr>
                      <w:tcW w:w="1260" w:type="dxa"/>
                      <w:gridSpan w:val="2"/>
                    </w:tcPr>
                  </w:tcPrChange>
                </w:tcPr>
                <w:p w14:paraId="2F88F5B2" w14:textId="77777777" w:rsidR="0022083A" w:rsidRPr="00A1169D" w:rsidRDefault="0022083A" w:rsidP="000D61DD">
                  <w:pPr>
                    <w:pStyle w:val="Compact"/>
                    <w:rPr>
                      <w:rFonts w:ascii="Arial" w:hAnsi="Arial" w:cs="Arial"/>
                    </w:rPr>
                  </w:pPr>
                </w:p>
              </w:tc>
              <w:tc>
                <w:tcPr>
                  <w:tcW w:w="1170" w:type="dxa"/>
                  <w:tcPrChange w:id="1455" w:author="Kendra Wyant" w:date="2026-04-29T15:51:00Z" w16du:dateUtc="2026-04-29T20:51:00Z">
                    <w:tcPr>
                      <w:tcW w:w="1170" w:type="dxa"/>
                      <w:gridSpan w:val="2"/>
                    </w:tcPr>
                  </w:tcPrChange>
                </w:tcPr>
                <w:p w14:paraId="34468ACD" w14:textId="77777777" w:rsidR="0022083A" w:rsidRPr="00A1169D" w:rsidRDefault="0022083A" w:rsidP="000D61DD">
                  <w:pPr>
                    <w:pStyle w:val="Compact"/>
                    <w:rPr>
                      <w:rFonts w:ascii="Arial" w:hAnsi="Arial" w:cs="Arial"/>
                    </w:rPr>
                  </w:pPr>
                </w:p>
              </w:tc>
              <w:tc>
                <w:tcPr>
                  <w:tcW w:w="1440" w:type="dxa"/>
                  <w:tcPrChange w:id="1456" w:author="Kendra Wyant" w:date="2026-04-29T15:51:00Z" w16du:dateUtc="2026-04-29T20:51:00Z">
                    <w:tcPr>
                      <w:tcW w:w="1440" w:type="dxa"/>
                      <w:gridSpan w:val="3"/>
                    </w:tcPr>
                  </w:tcPrChange>
                </w:tcPr>
                <w:p w14:paraId="1147ABD9" w14:textId="77777777" w:rsidR="0022083A" w:rsidRPr="00A1169D" w:rsidRDefault="0022083A" w:rsidP="000D61DD">
                  <w:pPr>
                    <w:pStyle w:val="Compact"/>
                    <w:rPr>
                      <w:rFonts w:ascii="Arial" w:hAnsi="Arial" w:cs="Arial"/>
                    </w:rPr>
                  </w:pPr>
                </w:p>
              </w:tc>
            </w:tr>
            <w:tr w:rsidR="0022083A" w:rsidRPr="00A1169D" w14:paraId="6B153B94" w14:textId="77777777" w:rsidTr="000D61DD">
              <w:trPr>
                <w:trPrChange w:id="1457" w:author="Kendra Wyant" w:date="2026-04-29T15:51:00Z" w16du:dateUtc="2026-04-29T20:51:00Z">
                  <w:trPr>
                    <w:gridAfter w:val="0"/>
                  </w:trPr>
                </w:trPrChange>
              </w:trPr>
              <w:tc>
                <w:tcPr>
                  <w:tcW w:w="4140" w:type="dxa"/>
                  <w:tcPrChange w:id="1458" w:author="Kendra Wyant" w:date="2026-04-29T15:51:00Z" w16du:dateUtc="2026-04-29T20:51:00Z">
                    <w:tcPr>
                      <w:tcW w:w="4140" w:type="dxa"/>
                    </w:tcPr>
                  </w:tcPrChange>
                </w:tcPr>
                <w:p w14:paraId="41DB720B" w14:textId="5B6C83EC" w:rsidR="0022083A" w:rsidRPr="00A1169D" w:rsidRDefault="000D61DD" w:rsidP="000D61DD">
                  <w:pPr>
                    <w:pStyle w:val="Compact"/>
                    <w:rPr>
                      <w:rFonts w:ascii="Arial" w:hAnsi="Arial" w:cs="Arial"/>
                    </w:rPr>
                  </w:pPr>
                  <w:r>
                    <w:rPr>
                      <w:rFonts w:ascii="Arial" w:hAnsi="Arial" w:cs="Arial"/>
                    </w:rPr>
                    <w:t xml:space="preserve">     </w:t>
                  </w:r>
                  <w:r w:rsidRPr="00A1169D">
                    <w:rPr>
                      <w:rFonts w:ascii="Arial" w:hAnsi="Arial" w:cs="Arial"/>
                    </w:rPr>
                    <w:t>Separated</w:t>
                  </w:r>
                </w:p>
              </w:tc>
              <w:tc>
                <w:tcPr>
                  <w:tcW w:w="630" w:type="dxa"/>
                  <w:tcPrChange w:id="1459" w:author="Kendra Wyant" w:date="2026-04-29T15:51:00Z" w16du:dateUtc="2026-04-29T20:51:00Z">
                    <w:tcPr>
                      <w:tcW w:w="720" w:type="dxa"/>
                      <w:gridSpan w:val="2"/>
                    </w:tcPr>
                  </w:tcPrChange>
                </w:tcPr>
                <w:p w14:paraId="1AB2DA41" w14:textId="77777777" w:rsidR="0022083A" w:rsidRPr="00A1169D" w:rsidRDefault="00000000" w:rsidP="000D61DD">
                  <w:pPr>
                    <w:pStyle w:val="Compact"/>
                    <w:rPr>
                      <w:rFonts w:ascii="Arial" w:hAnsi="Arial" w:cs="Arial"/>
                    </w:rPr>
                    <w:pPrChange w:id="1460" w:author="Kendra Wyant" w:date="2026-04-29T15:51:00Z" w16du:dateUtc="2026-04-29T20:51:00Z">
                      <w:pPr>
                        <w:pStyle w:val="Compact"/>
                        <w:jc w:val="center"/>
                      </w:pPr>
                    </w:pPrChange>
                  </w:pPr>
                  <w:r w:rsidRPr="00A1169D">
                    <w:rPr>
                      <w:rFonts w:ascii="Arial" w:hAnsi="Arial" w:cs="Arial"/>
                    </w:rPr>
                    <w:t>5</w:t>
                  </w:r>
                </w:p>
              </w:tc>
              <w:tc>
                <w:tcPr>
                  <w:tcW w:w="810" w:type="dxa"/>
                  <w:tcPrChange w:id="1461" w:author="Kendra Wyant" w:date="2026-04-29T15:51:00Z" w16du:dateUtc="2026-04-29T20:51:00Z">
                    <w:tcPr>
                      <w:tcW w:w="810" w:type="dxa"/>
                      <w:gridSpan w:val="2"/>
                    </w:tcPr>
                  </w:tcPrChange>
                </w:tcPr>
                <w:p w14:paraId="5A6BA350" w14:textId="77777777" w:rsidR="0022083A" w:rsidRPr="00A1169D" w:rsidRDefault="00000000" w:rsidP="000D61DD">
                  <w:pPr>
                    <w:pStyle w:val="Compact"/>
                    <w:rPr>
                      <w:rFonts w:ascii="Arial" w:hAnsi="Arial" w:cs="Arial"/>
                    </w:rPr>
                    <w:pPrChange w:id="1462" w:author="Kendra Wyant" w:date="2026-04-29T15:51:00Z" w16du:dateUtc="2026-04-29T20:51:00Z">
                      <w:pPr>
                        <w:pStyle w:val="Compact"/>
                        <w:jc w:val="center"/>
                      </w:pPr>
                    </w:pPrChange>
                  </w:pPr>
                  <w:r w:rsidRPr="00A1169D">
                    <w:rPr>
                      <w:rFonts w:ascii="Arial" w:hAnsi="Arial" w:cs="Arial"/>
                    </w:rPr>
                    <w:t>3.5</w:t>
                  </w:r>
                </w:p>
              </w:tc>
              <w:tc>
                <w:tcPr>
                  <w:tcW w:w="1170" w:type="dxa"/>
                  <w:tcPrChange w:id="1463" w:author="Kendra Wyant" w:date="2026-04-29T15:51:00Z" w16du:dateUtc="2026-04-29T20:51:00Z">
                    <w:tcPr>
                      <w:tcW w:w="1260" w:type="dxa"/>
                      <w:gridSpan w:val="2"/>
                    </w:tcPr>
                  </w:tcPrChange>
                </w:tcPr>
                <w:p w14:paraId="6E651AA3" w14:textId="77777777" w:rsidR="0022083A" w:rsidRPr="00A1169D" w:rsidRDefault="0022083A" w:rsidP="000D61DD">
                  <w:pPr>
                    <w:pStyle w:val="Compact"/>
                    <w:rPr>
                      <w:rFonts w:ascii="Arial" w:hAnsi="Arial" w:cs="Arial"/>
                    </w:rPr>
                  </w:pPr>
                </w:p>
              </w:tc>
              <w:tc>
                <w:tcPr>
                  <w:tcW w:w="1170" w:type="dxa"/>
                  <w:tcPrChange w:id="1464" w:author="Kendra Wyant" w:date="2026-04-29T15:51:00Z" w16du:dateUtc="2026-04-29T20:51:00Z">
                    <w:tcPr>
                      <w:tcW w:w="1170" w:type="dxa"/>
                      <w:gridSpan w:val="2"/>
                    </w:tcPr>
                  </w:tcPrChange>
                </w:tcPr>
                <w:p w14:paraId="37BBD29B" w14:textId="77777777" w:rsidR="0022083A" w:rsidRPr="00A1169D" w:rsidRDefault="0022083A" w:rsidP="000D61DD">
                  <w:pPr>
                    <w:pStyle w:val="Compact"/>
                    <w:rPr>
                      <w:rFonts w:ascii="Arial" w:hAnsi="Arial" w:cs="Arial"/>
                    </w:rPr>
                  </w:pPr>
                </w:p>
              </w:tc>
              <w:tc>
                <w:tcPr>
                  <w:tcW w:w="1440" w:type="dxa"/>
                  <w:tcPrChange w:id="1465" w:author="Kendra Wyant" w:date="2026-04-29T15:51:00Z" w16du:dateUtc="2026-04-29T20:51:00Z">
                    <w:tcPr>
                      <w:tcW w:w="1440" w:type="dxa"/>
                      <w:gridSpan w:val="3"/>
                    </w:tcPr>
                  </w:tcPrChange>
                </w:tcPr>
                <w:p w14:paraId="3B8B53A9" w14:textId="77777777" w:rsidR="0022083A" w:rsidRPr="00A1169D" w:rsidRDefault="0022083A" w:rsidP="000D61DD">
                  <w:pPr>
                    <w:pStyle w:val="Compact"/>
                    <w:rPr>
                      <w:rFonts w:ascii="Arial" w:hAnsi="Arial" w:cs="Arial"/>
                    </w:rPr>
                  </w:pPr>
                </w:p>
              </w:tc>
            </w:tr>
            <w:tr w:rsidR="0022083A" w:rsidRPr="00A1169D" w14:paraId="42EFA189" w14:textId="77777777" w:rsidTr="000D61DD">
              <w:trPr>
                <w:trPrChange w:id="1466" w:author="Kendra Wyant" w:date="2026-04-29T15:51:00Z" w16du:dateUtc="2026-04-29T20:51:00Z">
                  <w:trPr>
                    <w:gridAfter w:val="0"/>
                  </w:trPr>
                </w:trPrChange>
              </w:trPr>
              <w:tc>
                <w:tcPr>
                  <w:tcW w:w="4140" w:type="dxa"/>
                  <w:tcPrChange w:id="1467" w:author="Kendra Wyant" w:date="2026-04-29T15:51:00Z" w16du:dateUtc="2026-04-29T20:51:00Z">
                    <w:tcPr>
                      <w:tcW w:w="4140" w:type="dxa"/>
                      <w:tcBorders>
                        <w:bottom w:val="single" w:sz="12" w:space="0" w:color="auto"/>
                      </w:tcBorders>
                    </w:tcPr>
                  </w:tcPrChange>
                </w:tcPr>
                <w:p w14:paraId="289B9E05" w14:textId="1BAA8888" w:rsidR="0022083A" w:rsidRPr="00A1169D" w:rsidRDefault="000D61DD" w:rsidP="000D61DD">
                  <w:pPr>
                    <w:pStyle w:val="Compact"/>
                    <w:rPr>
                      <w:rFonts w:ascii="Arial" w:hAnsi="Arial" w:cs="Arial"/>
                    </w:rPr>
                  </w:pPr>
                  <w:r>
                    <w:rPr>
                      <w:rFonts w:ascii="Arial" w:hAnsi="Arial" w:cs="Arial"/>
                    </w:rPr>
                    <w:lastRenderedPageBreak/>
                    <w:t xml:space="preserve">     </w:t>
                  </w:r>
                  <w:r w:rsidRPr="00A1169D">
                    <w:rPr>
                      <w:rFonts w:ascii="Arial" w:hAnsi="Arial" w:cs="Arial"/>
                    </w:rPr>
                    <w:t>Widowed</w:t>
                  </w:r>
                </w:p>
              </w:tc>
              <w:tc>
                <w:tcPr>
                  <w:tcW w:w="630" w:type="dxa"/>
                  <w:tcPrChange w:id="1468" w:author="Kendra Wyant" w:date="2026-04-29T15:51:00Z" w16du:dateUtc="2026-04-29T20:51:00Z">
                    <w:tcPr>
                      <w:tcW w:w="720" w:type="dxa"/>
                      <w:gridSpan w:val="2"/>
                      <w:tcBorders>
                        <w:bottom w:val="single" w:sz="12" w:space="0" w:color="auto"/>
                      </w:tcBorders>
                    </w:tcPr>
                  </w:tcPrChange>
                </w:tcPr>
                <w:p w14:paraId="7509E607" w14:textId="77777777" w:rsidR="0022083A" w:rsidRPr="00A1169D" w:rsidRDefault="00000000" w:rsidP="000D61DD">
                  <w:pPr>
                    <w:pStyle w:val="Compact"/>
                    <w:rPr>
                      <w:rFonts w:ascii="Arial" w:hAnsi="Arial" w:cs="Arial"/>
                    </w:rPr>
                    <w:pPrChange w:id="1469" w:author="Kendra Wyant" w:date="2026-04-29T15:51:00Z" w16du:dateUtc="2026-04-29T20:51:00Z">
                      <w:pPr>
                        <w:pStyle w:val="Compact"/>
                        <w:jc w:val="center"/>
                      </w:pPr>
                    </w:pPrChange>
                  </w:pPr>
                  <w:r w:rsidRPr="00A1169D">
                    <w:rPr>
                      <w:rFonts w:ascii="Arial" w:hAnsi="Arial" w:cs="Arial"/>
                    </w:rPr>
                    <w:t>2</w:t>
                  </w:r>
                </w:p>
              </w:tc>
              <w:tc>
                <w:tcPr>
                  <w:tcW w:w="810" w:type="dxa"/>
                  <w:tcPrChange w:id="1470" w:author="Kendra Wyant" w:date="2026-04-29T15:51:00Z" w16du:dateUtc="2026-04-29T20:51:00Z">
                    <w:tcPr>
                      <w:tcW w:w="810" w:type="dxa"/>
                      <w:gridSpan w:val="2"/>
                      <w:tcBorders>
                        <w:bottom w:val="single" w:sz="12" w:space="0" w:color="auto"/>
                      </w:tcBorders>
                    </w:tcPr>
                  </w:tcPrChange>
                </w:tcPr>
                <w:p w14:paraId="17CA8DEF" w14:textId="77777777" w:rsidR="0022083A" w:rsidRPr="00A1169D" w:rsidRDefault="00000000" w:rsidP="000D61DD">
                  <w:pPr>
                    <w:pStyle w:val="Compact"/>
                    <w:rPr>
                      <w:rFonts w:ascii="Arial" w:hAnsi="Arial" w:cs="Arial"/>
                    </w:rPr>
                    <w:pPrChange w:id="1471" w:author="Kendra Wyant" w:date="2026-04-29T15:51:00Z" w16du:dateUtc="2026-04-29T20:51:00Z">
                      <w:pPr>
                        <w:pStyle w:val="Compact"/>
                        <w:jc w:val="center"/>
                      </w:pPr>
                    </w:pPrChange>
                  </w:pPr>
                  <w:r w:rsidRPr="00A1169D">
                    <w:rPr>
                      <w:rFonts w:ascii="Arial" w:hAnsi="Arial" w:cs="Arial"/>
                    </w:rPr>
                    <w:t>1.4</w:t>
                  </w:r>
                </w:p>
              </w:tc>
              <w:tc>
                <w:tcPr>
                  <w:tcW w:w="1170" w:type="dxa"/>
                  <w:tcPrChange w:id="1472" w:author="Kendra Wyant" w:date="2026-04-29T15:51:00Z" w16du:dateUtc="2026-04-29T20:51:00Z">
                    <w:tcPr>
                      <w:tcW w:w="1260" w:type="dxa"/>
                      <w:gridSpan w:val="2"/>
                      <w:tcBorders>
                        <w:bottom w:val="single" w:sz="12" w:space="0" w:color="auto"/>
                      </w:tcBorders>
                    </w:tcPr>
                  </w:tcPrChange>
                </w:tcPr>
                <w:p w14:paraId="50B3D92C" w14:textId="77777777" w:rsidR="0022083A" w:rsidRPr="00A1169D" w:rsidRDefault="0022083A" w:rsidP="000D61DD">
                  <w:pPr>
                    <w:pStyle w:val="Compact"/>
                    <w:rPr>
                      <w:rFonts w:ascii="Arial" w:hAnsi="Arial" w:cs="Arial"/>
                    </w:rPr>
                  </w:pPr>
                </w:p>
              </w:tc>
              <w:tc>
                <w:tcPr>
                  <w:tcW w:w="1170" w:type="dxa"/>
                  <w:tcPrChange w:id="1473" w:author="Kendra Wyant" w:date="2026-04-29T15:51:00Z" w16du:dateUtc="2026-04-29T20:51:00Z">
                    <w:tcPr>
                      <w:tcW w:w="1170" w:type="dxa"/>
                      <w:gridSpan w:val="2"/>
                      <w:tcBorders>
                        <w:bottom w:val="single" w:sz="12" w:space="0" w:color="auto"/>
                      </w:tcBorders>
                    </w:tcPr>
                  </w:tcPrChange>
                </w:tcPr>
                <w:p w14:paraId="1E9F548A" w14:textId="77777777" w:rsidR="0022083A" w:rsidRPr="00A1169D" w:rsidRDefault="0022083A" w:rsidP="000D61DD">
                  <w:pPr>
                    <w:pStyle w:val="Compact"/>
                    <w:rPr>
                      <w:rFonts w:ascii="Arial" w:hAnsi="Arial" w:cs="Arial"/>
                    </w:rPr>
                  </w:pPr>
                </w:p>
              </w:tc>
              <w:tc>
                <w:tcPr>
                  <w:tcW w:w="1440" w:type="dxa"/>
                  <w:tcPrChange w:id="1474" w:author="Kendra Wyant" w:date="2026-04-29T15:51:00Z" w16du:dateUtc="2026-04-29T20:51:00Z">
                    <w:tcPr>
                      <w:tcW w:w="1440" w:type="dxa"/>
                      <w:gridSpan w:val="3"/>
                      <w:tcBorders>
                        <w:bottom w:val="single" w:sz="12" w:space="0" w:color="auto"/>
                      </w:tcBorders>
                    </w:tcPr>
                  </w:tcPrChange>
                </w:tcPr>
                <w:p w14:paraId="617AE6A8" w14:textId="77777777" w:rsidR="0022083A" w:rsidRPr="00A1169D" w:rsidRDefault="0022083A" w:rsidP="000D61DD">
                  <w:pPr>
                    <w:pStyle w:val="Compact"/>
                    <w:rPr>
                      <w:rFonts w:ascii="Arial" w:hAnsi="Arial" w:cs="Arial"/>
                    </w:rPr>
                  </w:pPr>
                </w:p>
              </w:tc>
            </w:tr>
            <w:tr w:rsidR="0022083A" w:rsidRPr="00A1169D" w14:paraId="43672EDF" w14:textId="77777777" w:rsidTr="000D61DD">
              <w:trPr>
                <w:trPrChange w:id="1475" w:author="Kendra Wyant" w:date="2026-04-29T15:51:00Z" w16du:dateUtc="2026-04-29T20:51:00Z">
                  <w:trPr>
                    <w:trHeight w:val="696"/>
                  </w:trPr>
                </w:trPrChange>
              </w:trPr>
              <w:tc>
                <w:tcPr>
                  <w:tcW w:w="4140" w:type="dxa"/>
                  <w:tcPrChange w:id="1476" w:author="Kendra Wyant" w:date="2026-04-29T15:51:00Z" w16du:dateUtc="2026-04-29T20:51:00Z">
                    <w:tcPr>
                      <w:tcW w:w="9540" w:type="dxa"/>
                      <w:gridSpan w:val="10"/>
                      <w:tcBorders>
                        <w:top w:val="single" w:sz="12" w:space="0" w:color="auto"/>
                      </w:tcBorders>
                    </w:tcPr>
                  </w:tcPrChange>
                </w:tcPr>
                <w:p w14:paraId="3E50829E" w14:textId="77777777" w:rsidR="00896A56" w:rsidRPr="00B71905" w:rsidRDefault="00896A56" w:rsidP="00BC5492">
                  <w:pPr>
                    <w:pStyle w:val="Compact"/>
                    <w:rPr>
                      <w:del w:id="1477" w:author="Kendra Wyant" w:date="2026-04-29T15:51:00Z" w16du:dateUtc="2026-04-29T20:51:00Z"/>
                      <w:rFonts w:ascii="Arial" w:hAnsi="Arial" w:cs="Arial"/>
                    </w:rPr>
                  </w:pPr>
                  <w:del w:id="1478" w:author="Kendra Wyant" w:date="2026-04-29T15:51:00Z" w16du:dateUtc="2026-04-29T20:51:00Z">
                    <w:r w:rsidRPr="00B71905">
                      <w:rPr>
                        <w:rFonts w:ascii="Arial" w:hAnsi="Arial" w:cs="Arial"/>
                      </w:rPr>
                      <w:delText xml:space="preserve">Note: </w:delText>
                    </w:r>
                  </w:del>
                </w:p>
                <w:p w14:paraId="78287177" w14:textId="4169732E" w:rsidR="0022083A" w:rsidRPr="00A1169D" w:rsidRDefault="00896A56" w:rsidP="000D61DD">
                  <w:pPr>
                    <w:pStyle w:val="Compact"/>
                    <w:rPr>
                      <w:rFonts w:ascii="Arial" w:hAnsi="Arial" w:cs="Arial"/>
                    </w:rPr>
                  </w:pPr>
                  <w:del w:id="1479" w:author="Kendra Wyant" w:date="2026-04-29T15:51:00Z" w16du:dateUtc="2026-04-29T20:51:00Z">
                    <w:r w:rsidRPr="00B71905">
                      <w:rPr>
                        <w:rFonts w:ascii="Arial" w:hAnsi="Arial" w:cs="Arial"/>
                      </w:rPr>
                      <w:delText xml:space="preserve"> </w:delText>
                    </w:r>
                  </w:del>
                  <w:r w:rsidR="00000000" w:rsidRPr="00A1169D">
                    <w:rPr>
                      <w:rFonts w:ascii="Arial" w:hAnsi="Arial" w:cs="Arial"/>
                    </w:rPr>
                    <w:t>N = 144</w:t>
                  </w:r>
                </w:p>
              </w:tc>
              <w:tc>
                <w:tcPr>
                  <w:tcW w:w="630" w:type="dxa"/>
                  <w:cellIns w:id="1480" w:author="Kendra Wyant" w:date="2026-04-29T15:51:00Z"/>
                  <w:tcPrChange w:id="1481" w:author="Kendra Wyant" w:date="2026-04-29T15:51:00Z" w16du:dateUtc="2026-04-29T20:51:00Z">
                    <w:tcPr>
                      <w:tcW w:w="9540" w:type="dxa"/>
                      <w:gridSpan w:val="2"/>
                      <w:tcBorders>
                        <w:top w:val="single" w:sz="12" w:space="0" w:color="auto"/>
                      </w:tcBorders>
                      <w:cellIns w:id="1482" w:author="Kendra Wyant" w:date="2026-04-29T15:51:00Z"/>
                    </w:tcPr>
                  </w:tcPrChange>
                </w:tcPr>
                <w:p w14:paraId="4295CD87" w14:textId="77777777" w:rsidR="0022083A" w:rsidRPr="00A1169D" w:rsidRDefault="0022083A">
                  <w:pPr>
                    <w:pStyle w:val="Compact"/>
                    <w:rPr>
                      <w:rFonts w:ascii="Arial" w:hAnsi="Arial" w:cs="Arial"/>
                    </w:rPr>
                  </w:pPr>
                </w:p>
              </w:tc>
              <w:tc>
                <w:tcPr>
                  <w:tcW w:w="810" w:type="dxa"/>
                  <w:cellIns w:id="1483" w:author="Kendra Wyant" w:date="2026-04-29T15:51:00Z"/>
                  <w:tcPrChange w:id="1484" w:author="Kendra Wyant" w:date="2026-04-29T15:51:00Z" w16du:dateUtc="2026-04-29T20:51:00Z">
                    <w:tcPr>
                      <w:tcW w:w="9540" w:type="dxa"/>
                      <w:tcBorders>
                        <w:top w:val="single" w:sz="12" w:space="0" w:color="auto"/>
                      </w:tcBorders>
                      <w:cellIns w:id="1485" w:author="Kendra Wyant" w:date="2026-04-29T15:51:00Z"/>
                    </w:tcPr>
                  </w:tcPrChange>
                </w:tcPr>
                <w:p w14:paraId="07FA9215" w14:textId="77777777" w:rsidR="0022083A" w:rsidRPr="00A1169D" w:rsidRDefault="0022083A">
                  <w:pPr>
                    <w:pStyle w:val="Compact"/>
                    <w:rPr>
                      <w:rFonts w:ascii="Arial" w:hAnsi="Arial" w:cs="Arial"/>
                    </w:rPr>
                  </w:pPr>
                </w:p>
              </w:tc>
              <w:tc>
                <w:tcPr>
                  <w:tcW w:w="1170" w:type="dxa"/>
                  <w:cellIns w:id="1486" w:author="Kendra Wyant" w:date="2026-04-29T15:51:00Z"/>
                  <w:tcPrChange w:id="1487" w:author="Kendra Wyant" w:date="2026-04-29T15:51:00Z" w16du:dateUtc="2026-04-29T20:51:00Z">
                    <w:tcPr>
                      <w:tcW w:w="9540" w:type="dxa"/>
                      <w:tcBorders>
                        <w:top w:val="single" w:sz="12" w:space="0" w:color="auto"/>
                      </w:tcBorders>
                      <w:cellIns w:id="1488" w:author="Kendra Wyant" w:date="2026-04-29T15:51:00Z"/>
                    </w:tcPr>
                  </w:tcPrChange>
                </w:tcPr>
                <w:p w14:paraId="32C2E188" w14:textId="77777777" w:rsidR="0022083A" w:rsidRPr="00A1169D" w:rsidRDefault="0022083A">
                  <w:pPr>
                    <w:pStyle w:val="Compact"/>
                    <w:rPr>
                      <w:rFonts w:ascii="Arial" w:hAnsi="Arial" w:cs="Arial"/>
                    </w:rPr>
                  </w:pPr>
                </w:p>
              </w:tc>
              <w:tc>
                <w:tcPr>
                  <w:tcW w:w="1170" w:type="dxa"/>
                  <w:cellIns w:id="1489" w:author="Kendra Wyant" w:date="2026-04-29T15:51:00Z"/>
                  <w:tcPrChange w:id="1490" w:author="Kendra Wyant" w:date="2026-04-29T15:51:00Z" w16du:dateUtc="2026-04-29T20:51:00Z">
                    <w:tcPr>
                      <w:tcW w:w="9540" w:type="dxa"/>
                      <w:tcBorders>
                        <w:top w:val="single" w:sz="12" w:space="0" w:color="auto"/>
                      </w:tcBorders>
                      <w:cellIns w:id="1491" w:author="Kendra Wyant" w:date="2026-04-29T15:51:00Z"/>
                    </w:tcPr>
                  </w:tcPrChange>
                </w:tcPr>
                <w:p w14:paraId="7952F731" w14:textId="77777777" w:rsidR="0022083A" w:rsidRPr="00A1169D" w:rsidRDefault="0022083A">
                  <w:pPr>
                    <w:pStyle w:val="Compact"/>
                    <w:rPr>
                      <w:rFonts w:ascii="Arial" w:hAnsi="Arial" w:cs="Arial"/>
                    </w:rPr>
                  </w:pPr>
                </w:p>
              </w:tc>
              <w:tc>
                <w:tcPr>
                  <w:tcW w:w="1440" w:type="dxa"/>
                  <w:cellIns w:id="1492" w:author="Kendra Wyant" w:date="2026-04-29T15:51:00Z"/>
                  <w:tcPrChange w:id="1493" w:author="Kendra Wyant" w:date="2026-04-29T15:51:00Z" w16du:dateUtc="2026-04-29T20:51:00Z">
                    <w:tcPr>
                      <w:tcW w:w="9540" w:type="dxa"/>
                      <w:tcBorders>
                        <w:top w:val="single" w:sz="12" w:space="0" w:color="auto"/>
                      </w:tcBorders>
                      <w:cellIns w:id="1494" w:author="Kendra Wyant" w:date="2026-04-29T15:51:00Z"/>
                    </w:tcPr>
                  </w:tcPrChange>
                </w:tcPr>
                <w:p w14:paraId="7EE21C5E" w14:textId="77777777" w:rsidR="0022083A" w:rsidRPr="00A1169D" w:rsidRDefault="0022083A">
                  <w:pPr>
                    <w:pStyle w:val="Compact"/>
                    <w:rPr>
                      <w:rFonts w:ascii="Arial" w:hAnsi="Arial" w:cs="Arial"/>
                    </w:rPr>
                  </w:pPr>
                </w:p>
              </w:tc>
            </w:tr>
          </w:tbl>
          <w:p w14:paraId="687DEA11" w14:textId="74EEE1BC" w:rsidR="0022083A" w:rsidRPr="00A1169D" w:rsidRDefault="00896A56">
            <w:pPr>
              <w:pStyle w:val="ImageCaption"/>
              <w:spacing w:before="200"/>
              <w:rPr>
                <w:rFonts w:ascii="Arial" w:hAnsi="Arial" w:cs="Arial"/>
              </w:rPr>
            </w:pPr>
            <w:del w:id="1495" w:author="Kendra Wyant" w:date="2026-04-29T15:51:00Z" w16du:dateUtc="2026-04-29T20:51:00Z">
              <w:r w:rsidRPr="00B71905">
                <w:rPr>
                  <w:rFonts w:ascii="Arial" w:hAnsi="Arial" w:cs="Arial"/>
                </w:rPr>
                <w:delText>Table 2: Demographic Characterization</w:delText>
              </w:r>
            </w:del>
          </w:p>
        </w:tc>
        <w:bookmarkEnd w:id="1145"/>
      </w:tr>
    </w:tbl>
    <w:p w14:paraId="63854470" w14:textId="77777777" w:rsidR="0022083A" w:rsidRPr="00745A4E" w:rsidRDefault="00000000" w:rsidP="009C76D7">
      <w:pPr>
        <w:pStyle w:val="Heading2"/>
        <w:spacing w:after="0" w:line="480" w:lineRule="auto"/>
        <w:rPr>
          <w:rFonts w:ascii="Arial" w:hAnsi="Arial"/>
          <w:b/>
          <w:color w:val="auto"/>
          <w:rPrChange w:id="1496" w:author="Kendra Wyant" w:date="2026-04-29T15:51:00Z" w16du:dateUtc="2026-04-29T20:51:00Z">
            <w:rPr>
              <w:rFonts w:ascii="Arial" w:hAnsi="Arial"/>
              <w:b/>
              <w:color w:val="auto"/>
              <w:sz w:val="24"/>
            </w:rPr>
          </w:rPrChange>
        </w:rPr>
      </w:pPr>
      <w:bookmarkStart w:id="1497" w:name="communications"/>
      <w:bookmarkEnd w:id="1132"/>
      <w:r w:rsidRPr="00745A4E">
        <w:rPr>
          <w:rFonts w:ascii="Arial" w:hAnsi="Arial"/>
          <w:b/>
          <w:color w:val="auto"/>
          <w:rPrChange w:id="1498" w:author="Kendra Wyant" w:date="2026-04-29T15:51:00Z" w16du:dateUtc="2026-04-29T20:51:00Z">
            <w:rPr>
              <w:rFonts w:ascii="Arial" w:hAnsi="Arial"/>
              <w:b/>
              <w:color w:val="auto"/>
              <w:sz w:val="24"/>
            </w:rPr>
          </w:rPrChange>
        </w:rPr>
        <w:lastRenderedPageBreak/>
        <w:t>Communications</w:t>
      </w:r>
    </w:p>
    <w:p w14:paraId="0A9F5E06" w14:textId="77777777" w:rsidR="0022083A" w:rsidRPr="00A1169D" w:rsidRDefault="00000000" w:rsidP="009C76D7">
      <w:pPr>
        <w:pStyle w:val="FirstParagraph"/>
        <w:spacing w:after="0" w:line="480" w:lineRule="auto"/>
        <w:ind w:firstLine="720"/>
        <w:rPr>
          <w:rFonts w:ascii="Arial" w:hAnsi="Arial" w:cs="Arial"/>
        </w:rPr>
      </w:pPr>
      <w:r w:rsidRPr="00A1169D">
        <w:rPr>
          <w:rFonts w:ascii="Arial" w:hAnsi="Arial" w:cs="Arial"/>
        </w:rPr>
        <w:t>Participants had an average of 26 important contacts (range 2-113) that were contextualized with self-report information. We obtained a total of 375,912 contextualized communications across participants. Participants had, on average, 2,610 contextualized communications (range = 109-14,225) averaging to about 33 communications per day (range 3-278).</w:t>
      </w:r>
    </w:p>
    <w:p w14:paraId="1EE6BDC9" w14:textId="77777777" w:rsidR="0022083A" w:rsidRPr="00745A4E" w:rsidRDefault="00000000" w:rsidP="009C76D7">
      <w:pPr>
        <w:pStyle w:val="Heading2"/>
        <w:spacing w:after="0" w:line="480" w:lineRule="auto"/>
        <w:rPr>
          <w:rFonts w:ascii="Arial" w:hAnsi="Arial"/>
          <w:b/>
          <w:color w:val="auto"/>
          <w:rPrChange w:id="1499" w:author="Kendra Wyant" w:date="2026-04-29T15:51:00Z" w16du:dateUtc="2026-04-29T20:51:00Z">
            <w:rPr>
              <w:rFonts w:ascii="Arial" w:hAnsi="Arial"/>
              <w:b/>
              <w:color w:val="auto"/>
              <w:sz w:val="24"/>
            </w:rPr>
          </w:rPrChange>
        </w:rPr>
      </w:pPr>
      <w:bookmarkStart w:id="1500" w:name="model-evaluation-1"/>
      <w:bookmarkEnd w:id="1497"/>
      <w:r w:rsidRPr="00745A4E">
        <w:rPr>
          <w:rFonts w:ascii="Arial" w:hAnsi="Arial"/>
          <w:b/>
          <w:color w:val="auto"/>
          <w:rPrChange w:id="1501" w:author="Kendra Wyant" w:date="2026-04-29T15:51:00Z" w16du:dateUtc="2026-04-29T20:51:00Z">
            <w:rPr>
              <w:rFonts w:ascii="Arial" w:hAnsi="Arial"/>
              <w:b/>
              <w:color w:val="auto"/>
              <w:sz w:val="24"/>
            </w:rPr>
          </w:rPrChange>
        </w:rPr>
        <w:t>Model Evaluation</w:t>
      </w:r>
    </w:p>
    <w:p w14:paraId="150B84F0" w14:textId="08C356E9" w:rsidR="0022083A" w:rsidRDefault="00000000" w:rsidP="009C76D7">
      <w:pPr>
        <w:pStyle w:val="FirstParagraph"/>
        <w:spacing w:after="0" w:line="480" w:lineRule="auto"/>
        <w:ind w:firstLine="720"/>
        <w:rPr>
          <w:rFonts w:ascii="Arial" w:hAnsi="Arial" w:cs="Arial"/>
        </w:rPr>
      </w:pPr>
      <w:r w:rsidRPr="00A1169D">
        <w:rPr>
          <w:rFonts w:ascii="Arial" w:hAnsi="Arial" w:cs="Arial"/>
        </w:rPr>
        <w:t xml:space="preserve">The median posterior </w:t>
      </w:r>
      <w:proofErr w:type="spellStart"/>
      <w:r w:rsidRPr="00A1169D">
        <w:rPr>
          <w:rFonts w:ascii="Arial" w:hAnsi="Arial" w:cs="Arial"/>
        </w:rPr>
        <w:t>auROC</w:t>
      </w:r>
      <w:proofErr w:type="spellEnd"/>
      <w:r w:rsidRPr="00A1169D">
        <w:rPr>
          <w:rFonts w:ascii="Arial" w:hAnsi="Arial" w:cs="Arial"/>
        </w:rPr>
        <w:t xml:space="preserve"> for the </w:t>
      </w:r>
      <w:ins w:id="1502" w:author="Kendra Wyant" w:date="2026-04-29T15:51:00Z" w16du:dateUtc="2026-04-29T20:51:00Z">
        <w:r w:rsidRPr="00A1169D">
          <w:rPr>
            <w:rFonts w:ascii="Arial" w:hAnsi="Arial" w:cs="Arial"/>
          </w:rPr>
          <w:t xml:space="preserve">best performing </w:t>
        </w:r>
      </w:ins>
      <w:r w:rsidRPr="00A1169D">
        <w:rPr>
          <w:rFonts w:ascii="Arial" w:hAnsi="Arial" w:cs="Arial"/>
        </w:rPr>
        <w:t>full model was 0.</w:t>
      </w:r>
      <w:del w:id="1503" w:author="Kendra Wyant" w:date="2026-04-29T15:51:00Z" w16du:dateUtc="2026-04-29T20:51:00Z">
        <w:r w:rsidRPr="0070264C">
          <w:rPr>
            <w:rFonts w:ascii="Arial" w:hAnsi="Arial" w:cs="Arial"/>
          </w:rPr>
          <w:delText>68, with relatively narrow</w:delText>
        </w:r>
      </w:del>
      <w:ins w:id="1504" w:author="Kendra Wyant" w:date="2026-04-29T15:51:00Z" w16du:dateUtc="2026-04-29T20:51:00Z">
        <w:r w:rsidRPr="00A1169D">
          <w:rPr>
            <w:rFonts w:ascii="Arial" w:hAnsi="Arial" w:cs="Arial"/>
          </w:rPr>
          <w:t>674,</w:t>
        </w:r>
      </w:ins>
      <w:r w:rsidRPr="00A1169D">
        <w:rPr>
          <w:rFonts w:ascii="Arial" w:hAnsi="Arial" w:cs="Arial"/>
        </w:rPr>
        <w:t xml:space="preserve"> 95% CI </w:t>
      </w:r>
      <w:del w:id="1505" w:author="Kendra Wyant" w:date="2026-04-29T15:51:00Z" w16du:dateUtc="2026-04-29T20:51:00Z">
        <w:r w:rsidRPr="0070264C">
          <w:rPr>
            <w:rFonts w:ascii="Arial" w:hAnsi="Arial" w:cs="Arial"/>
          </w:rPr>
          <w:delText>([</w:delText>
        </w:r>
      </w:del>
      <w:ins w:id="1506" w:author="Kendra Wyant" w:date="2026-04-29T15:51:00Z" w16du:dateUtc="2026-04-29T20:51:00Z">
        <w:r w:rsidRPr="00A1169D">
          <w:rPr>
            <w:rFonts w:ascii="Arial" w:hAnsi="Arial" w:cs="Arial"/>
          </w:rPr>
          <w:t>[</w:t>
        </w:r>
      </w:ins>
      <w:r w:rsidRPr="00A1169D">
        <w:rPr>
          <w:rFonts w:ascii="Arial" w:hAnsi="Arial" w:cs="Arial"/>
        </w:rPr>
        <w:t>0.</w:t>
      </w:r>
      <w:del w:id="1507" w:author="Kendra Wyant" w:date="2026-04-29T15:51:00Z" w16du:dateUtc="2026-04-29T20:51:00Z">
        <w:r w:rsidRPr="0070264C">
          <w:rPr>
            <w:rFonts w:ascii="Arial" w:hAnsi="Arial" w:cs="Arial"/>
          </w:rPr>
          <w:delText>64</w:delText>
        </w:r>
      </w:del>
      <w:ins w:id="1508" w:author="Kendra Wyant" w:date="2026-04-29T15:51:00Z" w16du:dateUtc="2026-04-29T20:51:00Z">
        <w:r w:rsidRPr="00A1169D">
          <w:rPr>
            <w:rFonts w:ascii="Arial" w:hAnsi="Arial" w:cs="Arial"/>
          </w:rPr>
          <w:t>639</w:t>
        </w:r>
      </w:ins>
      <w:r w:rsidRPr="00A1169D">
        <w:rPr>
          <w:rFonts w:ascii="Arial" w:hAnsi="Arial" w:cs="Arial"/>
        </w:rPr>
        <w:t>, 0.</w:t>
      </w:r>
      <w:del w:id="1509" w:author="Kendra Wyant" w:date="2026-04-29T15:51:00Z" w16du:dateUtc="2026-04-29T20:51:00Z">
        <w:r w:rsidRPr="0070264C">
          <w:rPr>
            <w:rFonts w:ascii="Arial" w:hAnsi="Arial" w:cs="Arial"/>
          </w:rPr>
          <w:delText>71]) that did not contain .5. This provides strong evidence that the model is capturing signal in the data.</w:delText>
        </w:r>
      </w:del>
      <w:ins w:id="1510" w:author="Kendra Wyant" w:date="2026-04-29T15:51:00Z" w16du:dateUtc="2026-04-29T20:51:00Z">
        <w:r w:rsidRPr="00A1169D">
          <w:rPr>
            <w:rFonts w:ascii="Arial" w:hAnsi="Arial" w:cs="Arial"/>
          </w:rPr>
          <w:t>707].</w:t>
        </w:r>
      </w:ins>
      <w:r w:rsidRPr="00A1169D">
        <w:rPr>
          <w:rFonts w:ascii="Arial" w:hAnsi="Arial" w:cs="Arial"/>
        </w:rPr>
        <w:t xml:space="preserve"> The final model </w:t>
      </w:r>
      <w:ins w:id="1511" w:author="Kendra Wyant" w:date="2026-04-29T15:51:00Z" w16du:dateUtc="2026-04-29T20:51:00Z">
        <w:r w:rsidRPr="00A1169D">
          <w:rPr>
            <w:rFonts w:ascii="Arial" w:hAnsi="Arial" w:cs="Arial"/>
          </w:rPr>
          <w:t xml:space="preserve">fit on the full dataset </w:t>
        </w:r>
      </w:ins>
      <w:r w:rsidRPr="00A1169D">
        <w:rPr>
          <w:rFonts w:ascii="Arial" w:hAnsi="Arial" w:cs="Arial"/>
        </w:rPr>
        <w:t xml:space="preserve">retained </w:t>
      </w:r>
      <w:del w:id="1512" w:author="Kendra Wyant" w:date="2026-04-29T15:51:00Z" w16du:dateUtc="2026-04-29T20:51:00Z">
        <w:r w:rsidRPr="0070264C">
          <w:rPr>
            <w:rFonts w:ascii="Arial" w:hAnsi="Arial" w:cs="Arial"/>
          </w:rPr>
          <w:delText>13</w:delText>
        </w:r>
      </w:del>
      <w:ins w:id="1513" w:author="Kendra Wyant" w:date="2026-04-29T15:51:00Z" w16du:dateUtc="2026-04-29T20:51:00Z">
        <w:r w:rsidRPr="00A1169D">
          <w:rPr>
            <w:rFonts w:ascii="Arial" w:hAnsi="Arial" w:cs="Arial"/>
          </w:rPr>
          <w:t>10</w:t>
        </w:r>
      </w:ins>
      <w:r w:rsidRPr="00A1169D">
        <w:rPr>
          <w:rFonts w:ascii="Arial" w:hAnsi="Arial" w:cs="Arial"/>
        </w:rPr>
        <w:t xml:space="preserve"> features (</w:t>
      </w:r>
      <w:r w:rsidR="00745A4E">
        <w:rPr>
          <w:rFonts w:ascii="Arial" w:hAnsi="Arial" w:cs="Arial"/>
        </w:rPr>
        <w:t>Fig</w:t>
      </w:r>
      <w:r w:rsidRPr="00745A4E">
        <w:rPr>
          <w:rFonts w:ascii="Arial" w:hAnsi="Arial" w:cs="Arial"/>
        </w:rPr>
        <w:t> 1</w:t>
      </w:r>
      <w:r w:rsidRPr="00A1169D">
        <w:rPr>
          <w:rFonts w:ascii="Arial" w:hAnsi="Arial" w:cs="Arial"/>
        </w:rPr>
        <w:t xml:space="preserve">). The top four </w:t>
      </w:r>
      <w:ins w:id="1514" w:author="Kendra Wyant" w:date="2026-04-29T15:51:00Z" w16du:dateUtc="2026-04-29T20:51:00Z">
        <w:r w:rsidRPr="00A1169D">
          <w:rPr>
            <w:rFonts w:ascii="Arial" w:hAnsi="Arial" w:cs="Arial"/>
          </w:rPr>
          <w:t xml:space="preserve">features </w:t>
        </w:r>
      </w:ins>
      <w:r w:rsidRPr="00A1169D">
        <w:rPr>
          <w:rFonts w:ascii="Arial" w:hAnsi="Arial" w:cs="Arial"/>
        </w:rPr>
        <w:t xml:space="preserve">were baseline </w:t>
      </w:r>
      <w:del w:id="1515" w:author="Kendra Wyant" w:date="2026-04-29T15:51:00Z" w16du:dateUtc="2026-04-29T20:51:00Z">
        <w:r w:rsidRPr="0070264C">
          <w:rPr>
            <w:rFonts w:ascii="Arial" w:hAnsi="Arial" w:cs="Arial"/>
          </w:rPr>
          <w:delText>measures</w:delText>
        </w:r>
      </w:del>
      <w:ins w:id="1516" w:author="Kendra Wyant" w:date="2026-04-29T15:51:00Z" w16du:dateUtc="2026-04-29T20:51:00Z">
        <w:r w:rsidRPr="00A1169D">
          <w:rPr>
            <w:rFonts w:ascii="Arial" w:hAnsi="Arial" w:cs="Arial"/>
          </w:rPr>
          <w:t>alcohol use characteristics. Two</w:t>
        </w:r>
      </w:ins>
      <w:r w:rsidRPr="00A1169D">
        <w:rPr>
          <w:rFonts w:ascii="Arial" w:hAnsi="Arial" w:cs="Arial"/>
        </w:rPr>
        <w:t xml:space="preserve"> of </w:t>
      </w:r>
      <w:ins w:id="1517" w:author="Kendra Wyant" w:date="2026-04-29T15:51:00Z" w16du:dateUtc="2026-04-29T20:51:00Z">
        <w:r w:rsidRPr="00A1169D">
          <w:rPr>
            <w:rFonts w:ascii="Arial" w:hAnsi="Arial" w:cs="Arial"/>
          </w:rPr>
          <w:t>these (</w:t>
        </w:r>
      </w:ins>
      <w:r w:rsidRPr="00A1169D">
        <w:rPr>
          <w:rFonts w:ascii="Arial" w:hAnsi="Arial" w:cs="Arial"/>
        </w:rPr>
        <w:t>abstinence confidence</w:t>
      </w:r>
      <w:del w:id="1518" w:author="Kendra Wyant" w:date="2026-04-29T15:51:00Z" w16du:dateUtc="2026-04-29T20:51:00Z">
        <w:r w:rsidRPr="0070264C">
          <w:rPr>
            <w:rFonts w:ascii="Arial" w:hAnsi="Arial" w:cs="Arial"/>
          </w:rPr>
          <w:delText>,</w:delText>
        </w:r>
      </w:del>
      <w:ins w:id="1519" w:author="Kendra Wyant" w:date="2026-04-29T15:51:00Z" w16du:dateUtc="2026-04-29T20:51:00Z">
        <w:r w:rsidRPr="00A1169D">
          <w:rPr>
            <w:rFonts w:ascii="Arial" w:hAnsi="Arial" w:cs="Arial"/>
          </w:rPr>
          <w:t xml:space="preserve"> and</w:t>
        </w:r>
      </w:ins>
      <w:r w:rsidRPr="00A1169D">
        <w:rPr>
          <w:rFonts w:ascii="Arial" w:hAnsi="Arial" w:cs="Arial"/>
        </w:rPr>
        <w:t xml:space="preserve"> having a goal of abstinence</w:t>
      </w:r>
      <w:del w:id="1520" w:author="Kendra Wyant" w:date="2026-04-29T15:51:00Z" w16du:dateUtc="2026-04-29T20:51:00Z">
        <w:r w:rsidRPr="0070264C">
          <w:rPr>
            <w:rFonts w:ascii="Arial" w:hAnsi="Arial" w:cs="Arial"/>
          </w:rPr>
          <w:delText>, abstinence</w:delText>
        </w:r>
      </w:del>
      <w:ins w:id="1521" w:author="Kendra Wyant" w:date="2026-04-29T15:51:00Z" w16du:dateUtc="2026-04-29T20:51:00Z">
        <w:r w:rsidRPr="00A1169D">
          <w:rPr>
            <w:rFonts w:ascii="Arial" w:hAnsi="Arial" w:cs="Arial"/>
          </w:rPr>
          <w:t>) emerged as important protective factors. Abstinence</w:t>
        </w:r>
      </w:ins>
      <w:r w:rsidRPr="00A1169D">
        <w:rPr>
          <w:rFonts w:ascii="Arial" w:hAnsi="Arial" w:cs="Arial"/>
        </w:rPr>
        <w:t xml:space="preserve"> self-efficacy when experiencing negative affect</w:t>
      </w:r>
      <w:del w:id="1522" w:author="Kendra Wyant" w:date="2026-04-29T15:51:00Z" w16du:dateUtc="2026-04-29T20:51:00Z">
        <w:r w:rsidRPr="0070264C">
          <w:rPr>
            <w:rFonts w:ascii="Arial" w:hAnsi="Arial" w:cs="Arial"/>
          </w:rPr>
          <w:delText>,</w:delText>
        </w:r>
      </w:del>
      <w:r w:rsidRPr="00A1169D">
        <w:rPr>
          <w:rFonts w:ascii="Arial" w:hAnsi="Arial" w:cs="Arial"/>
        </w:rPr>
        <w:t xml:space="preserve"> and craving</w:t>
      </w:r>
      <w:del w:id="1523" w:author="Kendra Wyant" w:date="2026-04-29T15:51:00Z" w16du:dateUtc="2026-04-29T20:51:00Z">
        <w:r w:rsidRPr="0070264C">
          <w:rPr>
            <w:rFonts w:ascii="Arial" w:hAnsi="Arial" w:cs="Arial"/>
          </w:rPr>
          <w:delText>.</w:delText>
        </w:r>
      </w:del>
      <w:ins w:id="1524" w:author="Kendra Wyant" w:date="2026-04-29T15:51:00Z" w16du:dateUtc="2026-04-29T20:51:00Z">
        <w:r w:rsidRPr="00A1169D">
          <w:rPr>
            <w:rFonts w:ascii="Arial" w:hAnsi="Arial" w:cs="Arial"/>
          </w:rPr>
          <w:t xml:space="preserve"> emerged as important risk factors.</w:t>
        </w:r>
      </w:ins>
      <w:r w:rsidRPr="00A1169D">
        <w:rPr>
          <w:rFonts w:ascii="Arial" w:hAnsi="Arial" w:cs="Arial"/>
        </w:rPr>
        <w:t xml:space="preserve"> Communication </w:t>
      </w:r>
      <w:del w:id="1525" w:author="Kendra Wyant" w:date="2026-04-29T15:51:00Z" w16du:dateUtc="2026-04-29T20:51:00Z">
        <w:r w:rsidRPr="0070264C">
          <w:rPr>
            <w:rFonts w:ascii="Arial" w:hAnsi="Arial" w:cs="Arial"/>
          </w:rPr>
          <w:delText xml:space="preserve">frequency with </w:delText>
        </w:r>
      </w:del>
      <w:ins w:id="1526" w:author="Kendra Wyant" w:date="2026-04-29T15:51:00Z" w16du:dateUtc="2026-04-29T20:51:00Z">
        <w:r w:rsidRPr="00A1169D">
          <w:rPr>
            <w:rFonts w:ascii="Arial" w:hAnsi="Arial" w:cs="Arial"/>
          </w:rPr>
          <w:t xml:space="preserve">features were also retained in the final model. Frequency of communications with drinkers, friends, and </w:t>
        </w:r>
      </w:ins>
      <w:r w:rsidRPr="00A1169D">
        <w:rPr>
          <w:rFonts w:ascii="Arial" w:hAnsi="Arial" w:cs="Arial"/>
        </w:rPr>
        <w:t>people unaware of the individual’s recovery goals</w:t>
      </w:r>
      <w:del w:id="1527" w:author="Kendra Wyant" w:date="2026-04-29T15:51:00Z" w16du:dateUtc="2026-04-29T20:51:00Z">
        <w:r w:rsidRPr="0070264C">
          <w:rPr>
            <w:rFonts w:ascii="Arial" w:hAnsi="Arial" w:cs="Arial"/>
          </w:rPr>
          <w:delText xml:space="preserve"> also emerged as </w:delText>
        </w:r>
      </w:del>
      <w:ins w:id="1528" w:author="Kendra Wyant" w:date="2026-04-29T15:51:00Z" w16du:dateUtc="2026-04-29T20:51:00Z">
        <w:r w:rsidRPr="00A1169D">
          <w:rPr>
            <w:rFonts w:ascii="Arial" w:hAnsi="Arial" w:cs="Arial"/>
          </w:rPr>
          <w:t>, and number of unique contacts emerged as important risk factors. Frequency of communications with non-</w:t>
        </w:r>
        <w:proofErr w:type="gramStart"/>
        <w:r w:rsidRPr="00A1169D">
          <w:rPr>
            <w:rFonts w:ascii="Arial" w:hAnsi="Arial" w:cs="Arial"/>
          </w:rPr>
          <w:t>drinkers, conversely,</w:t>
        </w:r>
        <w:proofErr w:type="gramEnd"/>
        <w:r w:rsidRPr="00A1169D">
          <w:rPr>
            <w:rFonts w:ascii="Arial" w:hAnsi="Arial" w:cs="Arial"/>
          </w:rPr>
          <w:t xml:space="preserve"> </w:t>
        </w:r>
        <w:r w:rsidRPr="00A1169D">
          <w:rPr>
            <w:rFonts w:ascii="Arial" w:hAnsi="Arial" w:cs="Arial"/>
          </w:rPr>
          <w:lastRenderedPageBreak/>
          <w:t xml:space="preserve">was </w:t>
        </w:r>
      </w:ins>
      <w:r w:rsidRPr="00A1169D">
        <w:rPr>
          <w:rFonts w:ascii="Arial" w:hAnsi="Arial" w:cs="Arial"/>
        </w:rPr>
        <w:t xml:space="preserve">an important </w:t>
      </w:r>
      <w:ins w:id="1529" w:author="Kendra Wyant" w:date="2026-04-29T15:51:00Z" w16du:dateUtc="2026-04-29T20:51:00Z">
        <w:r w:rsidRPr="00A1169D">
          <w:rPr>
            <w:rFonts w:ascii="Arial" w:hAnsi="Arial" w:cs="Arial"/>
          </w:rPr>
          <w:t xml:space="preserve">protective factor. All communication features retained in the full model were scored over a </w:t>
        </w:r>
        <w:r w:rsidR="009C76D7" w:rsidRPr="00A1169D">
          <w:rPr>
            <w:rFonts w:ascii="Arial" w:hAnsi="Arial" w:cs="Arial"/>
          </w:rPr>
          <w:t>1-week</w:t>
        </w:r>
        <w:r w:rsidRPr="00A1169D">
          <w:rPr>
            <w:rFonts w:ascii="Arial" w:hAnsi="Arial" w:cs="Arial"/>
          </w:rPr>
          <w:t xml:space="preserve"> </w:t>
        </w:r>
      </w:ins>
      <w:r w:rsidRPr="00A1169D">
        <w:rPr>
          <w:rFonts w:ascii="Arial" w:hAnsi="Arial" w:cs="Arial"/>
        </w:rPr>
        <w:t xml:space="preserve">feature </w:t>
      </w:r>
      <w:del w:id="1530" w:author="Kendra Wyant" w:date="2026-04-29T15:51:00Z" w16du:dateUtc="2026-04-29T20:51:00Z">
        <w:r w:rsidRPr="0070264C">
          <w:rPr>
            <w:rFonts w:ascii="Arial" w:hAnsi="Arial" w:cs="Arial"/>
          </w:rPr>
          <w:delText>associated with increased lapse risk</w:delText>
        </w:r>
      </w:del>
      <w:ins w:id="1531" w:author="Kendra Wyant" w:date="2026-04-29T15:51:00Z" w16du:dateUtc="2026-04-29T20:51:00Z">
        <w:r w:rsidRPr="00A1169D">
          <w:rPr>
            <w:rFonts w:ascii="Arial" w:hAnsi="Arial" w:cs="Arial"/>
          </w:rPr>
          <w:t>scoring epoch</w:t>
        </w:r>
      </w:ins>
      <w:r w:rsidRPr="00A1169D">
        <w:rPr>
          <w:rFonts w:ascii="Arial" w:hAnsi="Arial" w:cs="Arial"/>
        </w:rPr>
        <w:t>.</w:t>
      </w:r>
    </w:p>
    <w:p w14:paraId="034180E5" w14:textId="77777777" w:rsidR="00745A4E" w:rsidRDefault="00745A4E" w:rsidP="00745A4E">
      <w:pPr>
        <w:pStyle w:val="BodyText"/>
        <w:rPr>
          <w:ins w:id="1532" w:author="Kendra Wyant" w:date="2026-04-29T15:51:00Z" w16du:dateUtc="2026-04-29T20:51:00Z"/>
        </w:rPr>
      </w:pPr>
    </w:p>
    <w:p w14:paraId="5B8E6DC7" w14:textId="552C51A7" w:rsidR="00745A4E" w:rsidRDefault="00745A4E" w:rsidP="00745A4E">
      <w:pPr>
        <w:pStyle w:val="BodyText"/>
        <w:spacing w:line="480" w:lineRule="auto"/>
        <w:rPr>
          <w:rFonts w:ascii="Arial" w:hAnsi="Arial"/>
          <w:rPrChange w:id="1533" w:author="Kendra Wyant" w:date="2026-04-29T15:51:00Z" w16du:dateUtc="2026-04-29T20:51:00Z">
            <w:rPr/>
          </w:rPrChange>
        </w:rPr>
      </w:pPr>
      <w:r w:rsidRPr="00745A4E">
        <w:rPr>
          <w:rFonts w:ascii="Arial" w:hAnsi="Arial" w:cs="Arial"/>
          <w:b/>
          <w:bCs/>
        </w:rPr>
        <w:t>Fig</w:t>
      </w:r>
      <w:del w:id="1534" w:author="Kendra Wyant" w:date="2026-04-29T15:51:00Z" w16du:dateUtc="2026-04-29T20:51:00Z">
        <w:r w:rsidR="00896A56" w:rsidRPr="00896A56">
          <w:rPr>
            <w:rFonts w:ascii="Arial" w:hAnsi="Arial" w:cs="Arial"/>
            <w:b/>
            <w:bCs/>
          </w:rPr>
          <w:delText> </w:delText>
        </w:r>
      </w:del>
      <w:ins w:id="1535" w:author="Kendra Wyant" w:date="2026-04-29T15:51:00Z" w16du:dateUtc="2026-04-29T20:51:00Z">
        <w:r w:rsidRPr="00745A4E">
          <w:rPr>
            <w:rFonts w:ascii="Arial" w:hAnsi="Arial" w:cs="Arial"/>
            <w:b/>
            <w:bCs/>
          </w:rPr>
          <w:t xml:space="preserve"> </w:t>
        </w:r>
      </w:ins>
      <w:r w:rsidRPr="00745A4E">
        <w:rPr>
          <w:rFonts w:ascii="Arial" w:hAnsi="Arial" w:cs="Arial"/>
          <w:b/>
          <w:bCs/>
        </w:rPr>
        <w:t xml:space="preserve">1. Global </w:t>
      </w:r>
      <w:del w:id="1536" w:author="Kendra Wyant" w:date="2026-04-29T15:51:00Z" w16du:dateUtc="2026-04-29T20:51:00Z">
        <w:r w:rsidR="00896A56" w:rsidRPr="00896A56">
          <w:rPr>
            <w:rFonts w:ascii="Arial" w:hAnsi="Arial" w:cs="Arial"/>
            <w:b/>
            <w:bCs/>
          </w:rPr>
          <w:delText>feature importance (elastic net coefficient</w:delText>
        </w:r>
      </w:del>
      <w:ins w:id="1537" w:author="Kendra Wyant" w:date="2026-04-29T15:51:00Z" w16du:dateUtc="2026-04-29T20:51:00Z">
        <w:r>
          <w:rPr>
            <w:rFonts w:ascii="Arial" w:hAnsi="Arial" w:cs="Arial"/>
            <w:b/>
            <w:bCs/>
          </w:rPr>
          <w:t>F</w:t>
        </w:r>
        <w:r w:rsidRPr="00745A4E">
          <w:rPr>
            <w:rFonts w:ascii="Arial" w:hAnsi="Arial" w:cs="Arial"/>
            <w:b/>
            <w:bCs/>
          </w:rPr>
          <w:t xml:space="preserve">eature </w:t>
        </w:r>
        <w:r>
          <w:rPr>
            <w:rFonts w:ascii="Arial" w:hAnsi="Arial" w:cs="Arial"/>
            <w:b/>
            <w:bCs/>
          </w:rPr>
          <w:t>I</w:t>
        </w:r>
        <w:r w:rsidRPr="00745A4E">
          <w:rPr>
            <w:rFonts w:ascii="Arial" w:hAnsi="Arial" w:cs="Arial"/>
            <w:b/>
            <w:bCs/>
          </w:rPr>
          <w:t>mportance (</w:t>
        </w:r>
        <w:r>
          <w:rPr>
            <w:rFonts w:ascii="Arial" w:hAnsi="Arial" w:cs="Arial"/>
            <w:b/>
            <w:bCs/>
          </w:rPr>
          <w:t>E</w:t>
        </w:r>
        <w:r w:rsidRPr="00745A4E">
          <w:rPr>
            <w:rFonts w:ascii="Arial" w:hAnsi="Arial" w:cs="Arial"/>
            <w:b/>
            <w:bCs/>
          </w:rPr>
          <w:t xml:space="preserve">lastic </w:t>
        </w:r>
        <w:r>
          <w:rPr>
            <w:rFonts w:ascii="Arial" w:hAnsi="Arial" w:cs="Arial"/>
            <w:b/>
            <w:bCs/>
          </w:rPr>
          <w:t>N</w:t>
        </w:r>
        <w:r w:rsidRPr="00745A4E">
          <w:rPr>
            <w:rFonts w:ascii="Arial" w:hAnsi="Arial" w:cs="Arial"/>
            <w:b/>
            <w:bCs/>
          </w:rPr>
          <w:t xml:space="preserve">et </w:t>
        </w:r>
        <w:r>
          <w:rPr>
            <w:rFonts w:ascii="Arial" w:hAnsi="Arial" w:cs="Arial"/>
            <w:b/>
            <w:bCs/>
          </w:rPr>
          <w:t>C</w:t>
        </w:r>
        <w:r w:rsidRPr="00745A4E">
          <w:rPr>
            <w:rFonts w:ascii="Arial" w:hAnsi="Arial" w:cs="Arial"/>
            <w:b/>
            <w:bCs/>
          </w:rPr>
          <w:t>oefficient</w:t>
        </w:r>
      </w:ins>
      <w:r w:rsidRPr="00745A4E">
        <w:rPr>
          <w:rFonts w:ascii="Arial" w:hAnsi="Arial" w:cs="Arial"/>
          <w:b/>
          <w:bCs/>
        </w:rPr>
        <w:t xml:space="preserve">) for the </w:t>
      </w:r>
      <w:del w:id="1538" w:author="Kendra Wyant" w:date="2026-04-29T15:51:00Z" w16du:dateUtc="2026-04-29T20:51:00Z">
        <w:r w:rsidR="00896A56" w:rsidRPr="00896A56">
          <w:rPr>
            <w:rFonts w:ascii="Arial" w:hAnsi="Arial" w:cs="Arial"/>
            <w:b/>
            <w:bCs/>
          </w:rPr>
          <w:delText>full model</w:delText>
        </w:r>
      </w:del>
      <w:ins w:id="1539" w:author="Kendra Wyant" w:date="2026-04-29T15:51:00Z" w16du:dateUtc="2026-04-29T20:51:00Z">
        <w:r>
          <w:rPr>
            <w:rFonts w:ascii="Arial" w:hAnsi="Arial" w:cs="Arial"/>
            <w:b/>
            <w:bCs/>
          </w:rPr>
          <w:t>F</w:t>
        </w:r>
        <w:r w:rsidRPr="00745A4E">
          <w:rPr>
            <w:rFonts w:ascii="Arial" w:hAnsi="Arial" w:cs="Arial"/>
            <w:b/>
            <w:bCs/>
          </w:rPr>
          <w:t xml:space="preserve">ull </w:t>
        </w:r>
        <w:r>
          <w:rPr>
            <w:rFonts w:ascii="Arial" w:hAnsi="Arial" w:cs="Arial"/>
            <w:b/>
            <w:bCs/>
          </w:rPr>
          <w:t>M</w:t>
        </w:r>
        <w:r w:rsidRPr="00745A4E">
          <w:rPr>
            <w:rFonts w:ascii="Arial" w:hAnsi="Arial" w:cs="Arial"/>
            <w:b/>
            <w:bCs/>
          </w:rPr>
          <w:t>odel</w:t>
        </w:r>
      </w:ins>
      <w:r w:rsidRPr="00745A4E">
        <w:rPr>
          <w:rFonts w:ascii="Arial" w:hAnsi="Arial" w:cs="Arial"/>
          <w:b/>
          <w:bCs/>
        </w:rPr>
        <w:t>.</w:t>
      </w:r>
      <w:r>
        <w:rPr>
          <w:rFonts w:ascii="Arial" w:hAnsi="Arial" w:cs="Arial"/>
        </w:rPr>
        <w:t xml:space="preserve"> </w:t>
      </w:r>
      <w:r w:rsidRPr="00A1169D">
        <w:rPr>
          <w:rFonts w:ascii="Arial" w:hAnsi="Arial" w:cs="Arial"/>
        </w:rPr>
        <w:t xml:space="preserve">Features are ordered by absolute coefficient value. Bars with positive coefficient values </w:t>
      </w:r>
      <w:ins w:id="1540" w:author="Kendra Wyant" w:date="2026-04-29T15:51:00Z" w16du:dateUtc="2026-04-29T20:51:00Z">
        <w:r w:rsidRPr="00A1169D">
          <w:rPr>
            <w:rFonts w:ascii="Arial" w:hAnsi="Arial" w:cs="Arial"/>
          </w:rPr>
          <w:t xml:space="preserve">(in blue) </w:t>
        </w:r>
      </w:ins>
      <w:r w:rsidRPr="00A1169D">
        <w:rPr>
          <w:rFonts w:ascii="Arial" w:hAnsi="Arial" w:cs="Arial"/>
        </w:rPr>
        <w:t xml:space="preserve">represent features that, on average, lower lapse risk. Bars with negative coefficient values </w:t>
      </w:r>
      <w:ins w:id="1541" w:author="Kendra Wyant" w:date="2026-04-29T15:51:00Z" w16du:dateUtc="2026-04-29T20:51:00Z">
        <w:r w:rsidRPr="00A1169D">
          <w:rPr>
            <w:rFonts w:ascii="Arial" w:hAnsi="Arial" w:cs="Arial"/>
          </w:rPr>
          <w:t xml:space="preserve">(in salmon) </w:t>
        </w:r>
      </w:ins>
      <w:r w:rsidRPr="00A1169D">
        <w:rPr>
          <w:rFonts w:ascii="Arial" w:hAnsi="Arial" w:cs="Arial"/>
        </w:rPr>
        <w:t xml:space="preserve">represent features that, on average, increase risk. </w:t>
      </w:r>
      <w:del w:id="1542" w:author="Kendra Wyant" w:date="2026-04-29T15:51:00Z" w16du:dateUtc="2026-04-29T20:51:00Z">
        <w:r w:rsidR="00896A56" w:rsidRPr="0070264C">
          <w:rPr>
            <w:rFonts w:ascii="Arial" w:hAnsi="Arial" w:cs="Arial"/>
          </w:rPr>
          <w:delText>Baseline</w:delText>
        </w:r>
      </w:del>
      <w:ins w:id="1543" w:author="Kendra Wyant" w:date="2026-04-29T15:51:00Z" w16du:dateUtc="2026-04-29T20:51:00Z">
        <w:r w:rsidRPr="00A1169D">
          <w:rPr>
            <w:rFonts w:ascii="Arial" w:hAnsi="Arial" w:cs="Arial"/>
          </w:rPr>
          <w:t>Alcohol use</w:t>
        </w:r>
      </w:ins>
      <w:r w:rsidRPr="00A1169D">
        <w:rPr>
          <w:rFonts w:ascii="Arial" w:hAnsi="Arial" w:cs="Arial"/>
        </w:rPr>
        <w:t xml:space="preserve"> features were collected via self-report measures at </w:t>
      </w:r>
      <w:del w:id="1544" w:author="Kendra Wyant" w:date="2026-04-29T15:51:00Z" w16du:dateUtc="2026-04-29T20:51:00Z">
        <w:r w:rsidR="00896A56" w:rsidRPr="0070264C">
          <w:rPr>
            <w:rFonts w:ascii="Arial" w:hAnsi="Arial" w:cs="Arial"/>
          </w:rPr>
          <w:delText>the screening and intake visits.</w:delText>
        </w:r>
      </w:del>
      <w:ins w:id="1545" w:author="Kendra Wyant" w:date="2026-04-29T15:51:00Z" w16du:dateUtc="2026-04-29T20:51:00Z">
        <w:r w:rsidRPr="00A1169D">
          <w:rPr>
            <w:rFonts w:ascii="Arial" w:hAnsi="Arial" w:cs="Arial"/>
          </w:rPr>
          <w:t>baseline.</w:t>
        </w:r>
      </w:ins>
      <w:r w:rsidRPr="00A1169D">
        <w:rPr>
          <w:rFonts w:ascii="Arial" w:hAnsi="Arial" w:cs="Arial"/>
        </w:rPr>
        <w:t xml:space="preserve"> Communication features were engineered from contextualized cellular communications.</w:t>
      </w:r>
    </w:p>
    <w:p w14:paraId="77D1A21A" w14:textId="77777777" w:rsidR="00745A4E" w:rsidRPr="00745A4E" w:rsidRDefault="00745A4E" w:rsidP="00745A4E">
      <w:pPr>
        <w:pStyle w:val="BodyText"/>
        <w:rPr>
          <w:ins w:id="1546" w:author="Kendra Wyant" w:date="2026-04-29T15:51:00Z" w16du:dateUtc="2026-04-29T20:51:00Z"/>
        </w:rPr>
      </w:pPr>
    </w:p>
    <w:p w14:paraId="75F7B883" w14:textId="77777777" w:rsidR="0022083A" w:rsidRPr="00A1169D" w:rsidRDefault="00000000" w:rsidP="009C76D7">
      <w:pPr>
        <w:pStyle w:val="BodyText"/>
        <w:spacing w:after="0" w:line="480" w:lineRule="auto"/>
        <w:ind w:firstLine="720"/>
        <w:rPr>
          <w:rFonts w:ascii="Arial" w:hAnsi="Arial" w:cs="Arial"/>
        </w:rPr>
      </w:pPr>
      <w:r w:rsidRPr="00A1169D">
        <w:rPr>
          <w:rFonts w:ascii="Arial" w:hAnsi="Arial" w:cs="Arial"/>
        </w:rPr>
        <w:t xml:space="preserve">We </w:t>
      </w:r>
      <w:del w:id="1547" w:author="Kendra Wyant" w:date="2026-04-29T15:51:00Z" w16du:dateUtc="2026-04-29T20:51:00Z">
        <w:r w:rsidRPr="0070264C">
          <w:rPr>
            <w:rFonts w:ascii="Arial" w:hAnsi="Arial" w:cs="Arial"/>
          </w:rPr>
          <w:delText>evaluated</w:delText>
        </w:r>
      </w:del>
      <w:ins w:id="1548" w:author="Kendra Wyant" w:date="2026-04-29T15:51:00Z" w16du:dateUtc="2026-04-29T20:51:00Z">
        <w:r w:rsidRPr="00A1169D">
          <w:rPr>
            <w:rFonts w:ascii="Arial" w:hAnsi="Arial" w:cs="Arial"/>
          </w:rPr>
          <w:t>conducted</w:t>
        </w:r>
      </w:ins>
      <w:r w:rsidRPr="00A1169D">
        <w:rPr>
          <w:rFonts w:ascii="Arial" w:hAnsi="Arial" w:cs="Arial"/>
        </w:rPr>
        <w:t xml:space="preserve"> a </w:t>
      </w:r>
      <w:ins w:id="1549" w:author="Kendra Wyant" w:date="2026-04-29T15:51:00Z" w16du:dateUtc="2026-04-29T20:51:00Z">
        <w:r w:rsidRPr="00A1169D">
          <w:rPr>
            <w:rFonts w:ascii="Arial" w:hAnsi="Arial" w:cs="Arial"/>
          </w:rPr>
          <w:t xml:space="preserve">model </w:t>
        </w:r>
      </w:ins>
      <w:r w:rsidRPr="00A1169D">
        <w:rPr>
          <w:rFonts w:ascii="Arial" w:hAnsi="Arial" w:cs="Arial"/>
        </w:rPr>
        <w:t xml:space="preserve">comparison </w:t>
      </w:r>
      <w:del w:id="1550" w:author="Kendra Wyant" w:date="2026-04-29T15:51:00Z" w16du:dateUtc="2026-04-29T20:51:00Z">
        <w:r w:rsidRPr="0070264C">
          <w:rPr>
            <w:rFonts w:ascii="Arial" w:hAnsi="Arial" w:cs="Arial"/>
          </w:rPr>
          <w:delText>model</w:delText>
        </w:r>
      </w:del>
      <w:ins w:id="1551" w:author="Kendra Wyant" w:date="2026-04-29T15:51:00Z" w16du:dateUtc="2026-04-29T20:51:00Z">
        <w:r w:rsidRPr="00A1169D">
          <w:rPr>
            <w:rFonts w:ascii="Arial" w:hAnsi="Arial" w:cs="Arial"/>
          </w:rPr>
          <w:t>between the full model and a model that only considered baseline measures (alcohol use characteristics, demographics, and psychiatric and personality characteristics)</w:t>
        </w:r>
      </w:ins>
      <w:r w:rsidRPr="00A1169D">
        <w:rPr>
          <w:rFonts w:ascii="Arial" w:hAnsi="Arial" w:cs="Arial"/>
        </w:rPr>
        <w:t xml:space="preserve"> to assess the incremental predictive value of cellular communication features beyond </w:t>
      </w:r>
      <w:ins w:id="1552" w:author="Kendra Wyant" w:date="2026-04-29T15:51:00Z" w16du:dateUtc="2026-04-29T20:51:00Z">
        <w:r w:rsidRPr="00A1169D">
          <w:rPr>
            <w:rFonts w:ascii="Arial" w:hAnsi="Arial" w:cs="Arial"/>
          </w:rPr>
          <w:t xml:space="preserve">these </w:t>
        </w:r>
      </w:ins>
      <w:r w:rsidRPr="00A1169D">
        <w:rPr>
          <w:rFonts w:ascii="Arial" w:hAnsi="Arial" w:cs="Arial"/>
        </w:rPr>
        <w:t xml:space="preserve">baseline measures. The baseline model achieved </w:t>
      </w:r>
      <w:del w:id="1553" w:author="Kendra Wyant" w:date="2026-04-29T15:51:00Z" w16du:dateUtc="2026-04-29T20:51:00Z">
        <w:r w:rsidRPr="0070264C">
          <w:rPr>
            <w:rFonts w:ascii="Arial" w:hAnsi="Arial" w:cs="Arial"/>
          </w:rPr>
          <w:delText>comparative</w:delText>
        </w:r>
      </w:del>
      <w:ins w:id="1554" w:author="Kendra Wyant" w:date="2026-04-29T15:51:00Z" w16du:dateUtc="2026-04-29T20:51:00Z">
        <w:r w:rsidRPr="00A1169D">
          <w:rPr>
            <w:rFonts w:ascii="Arial" w:hAnsi="Arial" w:cs="Arial"/>
          </w:rPr>
          <w:t>slightly higher</w:t>
        </w:r>
      </w:ins>
      <w:r w:rsidRPr="00A1169D">
        <w:rPr>
          <w:rFonts w:ascii="Arial" w:hAnsi="Arial" w:cs="Arial"/>
        </w:rPr>
        <w:t xml:space="preserve"> performance </w:t>
      </w:r>
      <w:ins w:id="1555" w:author="Kendra Wyant" w:date="2026-04-29T15:51:00Z" w16du:dateUtc="2026-04-29T20:51:00Z">
        <w:r w:rsidRPr="00A1169D">
          <w:rPr>
            <w:rFonts w:ascii="Arial" w:hAnsi="Arial" w:cs="Arial"/>
          </w:rPr>
          <w:t xml:space="preserve">compared </w:t>
        </w:r>
      </w:ins>
      <w:r w:rsidRPr="00A1169D">
        <w:rPr>
          <w:rFonts w:ascii="Arial" w:hAnsi="Arial" w:cs="Arial"/>
        </w:rPr>
        <w:t xml:space="preserve">to the full model (median </w:t>
      </w:r>
      <w:proofErr w:type="spellStart"/>
      <w:r w:rsidRPr="00A1169D">
        <w:rPr>
          <w:rFonts w:ascii="Arial" w:hAnsi="Arial" w:cs="Arial"/>
        </w:rPr>
        <w:t>auROC</w:t>
      </w:r>
      <w:proofErr w:type="spellEnd"/>
      <w:r w:rsidRPr="00A1169D">
        <w:rPr>
          <w:rFonts w:ascii="Arial" w:hAnsi="Arial" w:cs="Arial"/>
        </w:rPr>
        <w:t xml:space="preserve"> = 0.</w:t>
      </w:r>
      <w:del w:id="1556" w:author="Kendra Wyant" w:date="2026-04-29T15:51:00Z" w16du:dateUtc="2026-04-29T20:51:00Z">
        <w:r w:rsidRPr="0070264C">
          <w:rPr>
            <w:rFonts w:ascii="Arial" w:hAnsi="Arial" w:cs="Arial"/>
          </w:rPr>
          <w:delText>68</w:delText>
        </w:r>
      </w:del>
      <w:ins w:id="1557" w:author="Kendra Wyant" w:date="2026-04-29T15:51:00Z" w16du:dateUtc="2026-04-29T20:51:00Z">
        <w:r w:rsidRPr="00A1169D">
          <w:rPr>
            <w:rFonts w:ascii="Arial" w:hAnsi="Arial" w:cs="Arial"/>
          </w:rPr>
          <w:t>687</w:t>
        </w:r>
      </w:ins>
      <w:r w:rsidRPr="00A1169D">
        <w:rPr>
          <w:rFonts w:ascii="Arial" w:hAnsi="Arial" w:cs="Arial"/>
        </w:rPr>
        <w:t>, 95% CI [0.</w:t>
      </w:r>
      <w:del w:id="1558" w:author="Kendra Wyant" w:date="2026-04-29T15:51:00Z" w16du:dateUtc="2026-04-29T20:51:00Z">
        <w:r w:rsidRPr="0070264C">
          <w:rPr>
            <w:rFonts w:ascii="Arial" w:hAnsi="Arial" w:cs="Arial"/>
          </w:rPr>
          <w:delText>64</w:delText>
        </w:r>
      </w:del>
      <w:ins w:id="1559" w:author="Kendra Wyant" w:date="2026-04-29T15:51:00Z" w16du:dateUtc="2026-04-29T20:51:00Z">
        <w:r w:rsidRPr="00A1169D">
          <w:rPr>
            <w:rFonts w:ascii="Arial" w:hAnsi="Arial" w:cs="Arial"/>
          </w:rPr>
          <w:t>653</w:t>
        </w:r>
      </w:ins>
      <w:r w:rsidRPr="00A1169D">
        <w:rPr>
          <w:rFonts w:ascii="Arial" w:hAnsi="Arial" w:cs="Arial"/>
        </w:rPr>
        <w:t>, 0.</w:t>
      </w:r>
      <w:del w:id="1560" w:author="Kendra Wyant" w:date="2026-04-29T15:51:00Z" w16du:dateUtc="2026-04-29T20:51:00Z">
        <w:r w:rsidRPr="0070264C">
          <w:rPr>
            <w:rFonts w:ascii="Arial" w:hAnsi="Arial" w:cs="Arial"/>
          </w:rPr>
          <w:delText xml:space="preserve">71]). The </w:delText>
        </w:r>
      </w:del>
      <w:ins w:id="1561" w:author="Kendra Wyant" w:date="2026-04-29T15:51:00Z" w16du:dateUtc="2026-04-29T20:51:00Z">
        <w:r w:rsidRPr="00A1169D">
          <w:rPr>
            <w:rFonts w:ascii="Arial" w:hAnsi="Arial" w:cs="Arial"/>
          </w:rPr>
          <w:t xml:space="preserve">718]). However, the </w:t>
        </w:r>
      </w:ins>
      <w:r w:rsidRPr="00A1169D">
        <w:rPr>
          <w:rFonts w:ascii="Arial" w:hAnsi="Arial" w:cs="Arial"/>
        </w:rPr>
        <w:t xml:space="preserve">median difference in </w:t>
      </w:r>
      <w:proofErr w:type="spellStart"/>
      <w:r w:rsidRPr="00A1169D">
        <w:rPr>
          <w:rFonts w:ascii="Arial" w:hAnsi="Arial" w:cs="Arial"/>
        </w:rPr>
        <w:t>auROC</w:t>
      </w:r>
      <w:proofErr w:type="spellEnd"/>
      <w:r w:rsidRPr="00A1169D">
        <w:rPr>
          <w:rFonts w:ascii="Arial" w:hAnsi="Arial" w:cs="Arial"/>
        </w:rPr>
        <w:t xml:space="preserve"> </w:t>
      </w:r>
      <w:del w:id="1562" w:author="Kendra Wyant" w:date="2026-04-29T15:51:00Z" w16du:dateUtc="2026-04-29T20:51:00Z">
        <w:r w:rsidRPr="0070264C">
          <w:rPr>
            <w:rFonts w:ascii="Arial" w:hAnsi="Arial" w:cs="Arial"/>
          </w:rPr>
          <w:delText>between the full</w:delText>
        </w:r>
      </w:del>
      <w:ins w:id="1563" w:author="Kendra Wyant" w:date="2026-04-29T15:51:00Z" w16du:dateUtc="2026-04-29T20:51:00Z">
        <w:r w:rsidRPr="00A1169D">
          <w:rPr>
            <w:rFonts w:ascii="Arial" w:hAnsi="Arial" w:cs="Arial"/>
          </w:rPr>
          <w:t>was only 0.013</w:t>
        </w:r>
      </w:ins>
      <w:r w:rsidRPr="00A1169D">
        <w:rPr>
          <w:rFonts w:ascii="Arial" w:hAnsi="Arial" w:cs="Arial"/>
        </w:rPr>
        <w:t xml:space="preserve"> and </w:t>
      </w:r>
      <w:del w:id="1564" w:author="Kendra Wyant" w:date="2026-04-29T15:51:00Z" w16du:dateUtc="2026-04-29T20:51:00Z">
        <w:r w:rsidRPr="0070264C">
          <w:rPr>
            <w:rFonts w:ascii="Arial" w:hAnsi="Arial" w:cs="Arial"/>
          </w:rPr>
          <w:delText>baseline models was less than .01, providing no</w:delText>
        </w:r>
      </w:del>
      <w:ins w:id="1565" w:author="Kendra Wyant" w:date="2026-04-29T15:51:00Z" w16du:dateUtc="2026-04-29T20:51:00Z">
        <w:r w:rsidRPr="00A1169D">
          <w:rPr>
            <w:rFonts w:ascii="Arial" w:hAnsi="Arial" w:cs="Arial"/>
          </w:rPr>
          <w:t>the Bayesian model comparison showed weak</w:t>
        </w:r>
      </w:ins>
      <w:r w:rsidRPr="00A1169D">
        <w:rPr>
          <w:rFonts w:ascii="Arial" w:hAnsi="Arial" w:cs="Arial"/>
        </w:rPr>
        <w:t xml:space="preserve"> evidence (</w:t>
      </w:r>
      <w:del w:id="1566" w:author="Kendra Wyant" w:date="2026-04-29T15:51:00Z" w16du:dateUtc="2026-04-29T20:51:00Z">
        <w:r w:rsidRPr="0070264C">
          <w:rPr>
            <w:rFonts w:ascii="Arial" w:hAnsi="Arial" w:cs="Arial"/>
          </w:rPr>
          <w:delText>52</w:delText>
        </w:r>
      </w:del>
      <w:ins w:id="1567" w:author="Kendra Wyant" w:date="2026-04-29T15:51:00Z" w16du:dateUtc="2026-04-29T20:51:00Z">
        <w:r w:rsidRPr="00A1169D">
          <w:rPr>
            <w:rFonts w:ascii="Arial" w:hAnsi="Arial" w:cs="Arial"/>
          </w:rPr>
          <w:t>73</w:t>
        </w:r>
      </w:ins>
      <w:r w:rsidRPr="00A1169D">
        <w:rPr>
          <w:rFonts w:ascii="Arial" w:hAnsi="Arial" w:cs="Arial"/>
        </w:rPr>
        <w:t xml:space="preserve">% probability) that the </w:t>
      </w:r>
      <w:del w:id="1568" w:author="Kendra Wyant" w:date="2026-04-29T15:51:00Z" w16du:dateUtc="2026-04-29T20:51:00Z">
        <w:r w:rsidRPr="0070264C">
          <w:rPr>
            <w:rFonts w:ascii="Arial" w:hAnsi="Arial" w:cs="Arial"/>
          </w:rPr>
          <w:delText>full</w:delText>
        </w:r>
      </w:del>
      <w:ins w:id="1569" w:author="Kendra Wyant" w:date="2026-04-29T15:51:00Z" w16du:dateUtc="2026-04-29T20:51:00Z">
        <w:r w:rsidRPr="00A1169D">
          <w:rPr>
            <w:rFonts w:ascii="Arial" w:hAnsi="Arial" w:cs="Arial"/>
          </w:rPr>
          <w:t>baseline</w:t>
        </w:r>
      </w:ins>
      <w:r w:rsidRPr="00A1169D">
        <w:rPr>
          <w:rFonts w:ascii="Arial" w:hAnsi="Arial" w:cs="Arial"/>
        </w:rPr>
        <w:t xml:space="preserve"> model performed better than the </w:t>
      </w:r>
      <w:del w:id="1570" w:author="Kendra Wyant" w:date="2026-04-29T15:51:00Z" w16du:dateUtc="2026-04-29T20:51:00Z">
        <w:r w:rsidRPr="0070264C">
          <w:rPr>
            <w:rFonts w:ascii="Arial" w:hAnsi="Arial" w:cs="Arial"/>
          </w:rPr>
          <w:delText>baseline</w:delText>
        </w:r>
      </w:del>
      <w:ins w:id="1571" w:author="Kendra Wyant" w:date="2026-04-29T15:51:00Z" w16du:dateUtc="2026-04-29T20:51:00Z">
        <w:r w:rsidRPr="00A1169D">
          <w:rPr>
            <w:rFonts w:ascii="Arial" w:hAnsi="Arial" w:cs="Arial"/>
          </w:rPr>
          <w:t>full</w:t>
        </w:r>
      </w:ins>
      <w:r w:rsidRPr="00A1169D">
        <w:rPr>
          <w:rFonts w:ascii="Arial" w:hAnsi="Arial" w:cs="Arial"/>
        </w:rPr>
        <w:t xml:space="preserve"> model.</w:t>
      </w:r>
    </w:p>
    <w:p w14:paraId="3B6E64D0" w14:textId="77777777" w:rsidR="0022083A" w:rsidRDefault="00000000" w:rsidP="009C76D7">
      <w:pPr>
        <w:pStyle w:val="BodyText"/>
        <w:spacing w:after="0" w:line="480" w:lineRule="auto"/>
        <w:ind w:firstLine="720"/>
        <w:rPr>
          <w:ins w:id="1572" w:author="Kendra Wyant" w:date="2026-04-29T15:51:00Z" w16du:dateUtc="2026-04-29T20:51:00Z"/>
          <w:rFonts w:ascii="Arial" w:hAnsi="Arial" w:cs="Arial"/>
        </w:rPr>
      </w:pPr>
      <w:ins w:id="1573" w:author="Kendra Wyant" w:date="2026-04-29T15:51:00Z" w16du:dateUtc="2026-04-29T20:51:00Z">
        <w:r w:rsidRPr="00A1169D">
          <w:rPr>
            <w:rFonts w:ascii="Arial" w:hAnsi="Arial" w:cs="Arial"/>
          </w:rPr>
          <w:lastRenderedPageBreak/>
          <w:t xml:space="preserve">Finally, our best performing model that included only cellular communication features achieved a median </w:t>
        </w:r>
        <w:proofErr w:type="spellStart"/>
        <w:r w:rsidRPr="00A1169D">
          <w:rPr>
            <w:rFonts w:ascii="Arial" w:hAnsi="Arial" w:cs="Arial"/>
          </w:rPr>
          <w:t>auROC</w:t>
        </w:r>
        <w:proofErr w:type="spellEnd"/>
        <w:r w:rsidRPr="00A1169D">
          <w:rPr>
            <w:rFonts w:ascii="Arial" w:hAnsi="Arial" w:cs="Arial"/>
          </w:rPr>
          <w:t xml:space="preserve"> of 0.588, 95% CI [0.550, 0.624]. 100% of the sampled posteriors were above 0.5 indicating strong evidence that the model is performing above chance performance (i.e., it is capturing some risk-relevant signal in the data). Four of the five cellular communication features retained in the full model were also retained in the cellular communication model. Number of unique contacts did not get retained in the cellular communication model, although it was retained in the full model with a very small coefficient. No new important features beyond those retained in the full model emerged in the cellular communication model.</w:t>
        </w:r>
      </w:ins>
    </w:p>
    <w:p w14:paraId="2A6BC38A" w14:textId="77777777" w:rsidR="00745A4E" w:rsidRPr="00A1169D" w:rsidRDefault="00745A4E" w:rsidP="009C76D7">
      <w:pPr>
        <w:pStyle w:val="BodyText"/>
        <w:spacing w:after="0" w:line="480" w:lineRule="auto"/>
        <w:ind w:firstLine="720"/>
        <w:rPr>
          <w:ins w:id="1574" w:author="Kendra Wyant" w:date="2026-04-29T15:51:00Z" w16du:dateUtc="2026-04-29T20:51:00Z"/>
          <w:rFonts w:ascii="Arial" w:hAnsi="Arial" w:cs="Arial"/>
        </w:rPr>
      </w:pPr>
    </w:p>
    <w:p w14:paraId="2DD57381" w14:textId="77777777" w:rsidR="0022083A" w:rsidRPr="00745A4E" w:rsidRDefault="00000000" w:rsidP="00745A4E">
      <w:pPr>
        <w:pStyle w:val="Heading1"/>
        <w:spacing w:after="0" w:line="480" w:lineRule="auto"/>
        <w:rPr>
          <w:rFonts w:ascii="Arial" w:hAnsi="Arial"/>
          <w:b/>
          <w:color w:val="auto"/>
          <w:sz w:val="36"/>
          <w:rPrChange w:id="1575" w:author="Kendra Wyant" w:date="2026-04-29T15:51:00Z" w16du:dateUtc="2026-04-29T20:51:00Z">
            <w:rPr>
              <w:rFonts w:ascii="Arial" w:hAnsi="Arial"/>
              <w:b/>
              <w:color w:val="auto"/>
              <w:sz w:val="24"/>
            </w:rPr>
          </w:rPrChange>
        </w:rPr>
        <w:pPrChange w:id="1576" w:author="Kendra Wyant" w:date="2026-04-29T15:51:00Z" w16du:dateUtc="2026-04-29T20:51:00Z">
          <w:pPr>
            <w:pStyle w:val="Heading1"/>
            <w:spacing w:after="0" w:line="480" w:lineRule="auto"/>
            <w:jc w:val="center"/>
          </w:pPr>
        </w:pPrChange>
      </w:pPr>
      <w:bookmarkStart w:id="1577" w:name="discussion"/>
      <w:bookmarkEnd w:id="1129"/>
      <w:bookmarkEnd w:id="1500"/>
      <w:r w:rsidRPr="00745A4E">
        <w:rPr>
          <w:rFonts w:ascii="Arial" w:hAnsi="Arial"/>
          <w:b/>
          <w:color w:val="auto"/>
          <w:sz w:val="36"/>
          <w:rPrChange w:id="1578" w:author="Kendra Wyant" w:date="2026-04-29T15:51:00Z" w16du:dateUtc="2026-04-29T20:51:00Z">
            <w:rPr>
              <w:rFonts w:ascii="Arial" w:hAnsi="Arial"/>
              <w:b/>
              <w:color w:val="auto"/>
              <w:sz w:val="24"/>
            </w:rPr>
          </w:rPrChange>
        </w:rPr>
        <w:t>Discussion</w:t>
      </w:r>
    </w:p>
    <w:p w14:paraId="70BCF4BA" w14:textId="77777777" w:rsidR="0022083A" w:rsidRPr="00A1169D" w:rsidRDefault="00000000" w:rsidP="009C76D7">
      <w:pPr>
        <w:pStyle w:val="FirstParagraph"/>
        <w:spacing w:after="0" w:line="480" w:lineRule="auto"/>
        <w:ind w:firstLine="720"/>
        <w:rPr>
          <w:rFonts w:ascii="Arial" w:hAnsi="Arial" w:cs="Arial"/>
        </w:rPr>
      </w:pPr>
      <w:r w:rsidRPr="00A1169D">
        <w:rPr>
          <w:rFonts w:ascii="Arial" w:hAnsi="Arial" w:cs="Arial"/>
        </w:rPr>
        <w:t>Our</w:t>
      </w:r>
      <w:ins w:id="1579" w:author="Kendra Wyant" w:date="2026-04-29T15:51:00Z" w16du:dateUtc="2026-04-29T20:51:00Z">
        <w:r w:rsidRPr="00A1169D">
          <w:rPr>
            <w:rFonts w:ascii="Arial" w:hAnsi="Arial" w:cs="Arial"/>
          </w:rPr>
          <w:t xml:space="preserve"> full</w:t>
        </w:r>
      </w:ins>
      <w:r w:rsidRPr="00A1169D">
        <w:rPr>
          <w:rFonts w:ascii="Arial" w:hAnsi="Arial" w:cs="Arial"/>
        </w:rPr>
        <w:t xml:space="preserve"> model achieved fair performance, with an </w:t>
      </w:r>
      <w:proofErr w:type="spellStart"/>
      <w:r w:rsidRPr="00A1169D">
        <w:rPr>
          <w:rFonts w:ascii="Arial" w:hAnsi="Arial" w:cs="Arial"/>
        </w:rPr>
        <w:t>auROC</w:t>
      </w:r>
      <w:proofErr w:type="spellEnd"/>
      <w:r w:rsidRPr="00A1169D">
        <w:rPr>
          <w:rFonts w:ascii="Arial" w:hAnsi="Arial" w:cs="Arial"/>
        </w:rPr>
        <w:t xml:space="preserve"> of 0.</w:t>
      </w:r>
      <w:del w:id="1580" w:author="Kendra Wyant" w:date="2026-04-29T15:51:00Z" w16du:dateUtc="2026-04-29T20:51:00Z">
        <w:r w:rsidRPr="0070264C">
          <w:rPr>
            <w:rFonts w:ascii="Arial" w:hAnsi="Arial" w:cs="Arial"/>
          </w:rPr>
          <w:delText>68</w:delText>
        </w:r>
      </w:del>
      <w:ins w:id="1581" w:author="Kendra Wyant" w:date="2026-04-29T15:51:00Z" w16du:dateUtc="2026-04-29T20:51:00Z">
        <w:r w:rsidRPr="00A1169D">
          <w:rPr>
            <w:rFonts w:ascii="Arial" w:hAnsi="Arial" w:cs="Arial"/>
          </w:rPr>
          <w:t>67</w:t>
        </w:r>
      </w:ins>
      <w:r w:rsidRPr="00A1169D">
        <w:rPr>
          <w:rFonts w:ascii="Arial" w:hAnsi="Arial" w:cs="Arial"/>
        </w:rPr>
        <w:t xml:space="preserve">, indicating that some predictive signal was present. However, it did not offer incremental value beyond a baseline model that included only </w:t>
      </w:r>
      <w:del w:id="1582" w:author="Kendra Wyant" w:date="2026-04-29T15:51:00Z" w16du:dateUtc="2026-04-29T20:51:00Z">
        <w:r w:rsidRPr="0070264C">
          <w:rPr>
            <w:rFonts w:ascii="Arial" w:hAnsi="Arial" w:cs="Arial"/>
          </w:rPr>
          <w:delText>demographic and</w:delText>
        </w:r>
      </w:del>
      <w:ins w:id="1583" w:author="Kendra Wyant" w:date="2026-04-29T15:51:00Z" w16du:dateUtc="2026-04-29T20:51:00Z">
        <w:r w:rsidRPr="00A1169D">
          <w:rPr>
            <w:rFonts w:ascii="Arial" w:hAnsi="Arial" w:cs="Arial"/>
          </w:rPr>
          <w:t>baseline</w:t>
        </w:r>
      </w:ins>
      <w:r w:rsidRPr="00A1169D">
        <w:rPr>
          <w:rFonts w:ascii="Arial" w:hAnsi="Arial" w:cs="Arial"/>
        </w:rPr>
        <w:t xml:space="preserve"> self-report measures. Consistent with this, the four most important predictors in our model were all self-report variables: abstinence confidence, abstinence goal, negative affect efficacy, and craving.</w:t>
      </w:r>
      <w:ins w:id="1584" w:author="Kendra Wyant" w:date="2026-04-29T15:51:00Z" w16du:dateUtc="2026-04-29T20:51:00Z">
        <w:r w:rsidRPr="00A1169D">
          <w:rPr>
            <w:rFonts w:ascii="Arial" w:hAnsi="Arial" w:cs="Arial"/>
          </w:rPr>
          <w:t xml:space="preserve"> Only baseline features related to alcohol use characteristics were retained in the full model, reinforcing that self-reported alcohol-related and recovery constructs are strong predictors of future lapse risk [4,5].</w:t>
        </w:r>
      </w:ins>
    </w:p>
    <w:p w14:paraId="1C0584C0" w14:textId="77777777" w:rsidR="0022083A" w:rsidRPr="00A1169D" w:rsidRDefault="00000000" w:rsidP="009C76D7">
      <w:pPr>
        <w:pStyle w:val="BodyText"/>
        <w:spacing w:after="0" w:line="480" w:lineRule="auto"/>
        <w:ind w:firstLine="720"/>
        <w:rPr>
          <w:ins w:id="1585" w:author="Kendra Wyant" w:date="2026-04-29T15:51:00Z" w16du:dateUtc="2026-04-29T20:51:00Z"/>
          <w:rFonts w:ascii="Arial" w:hAnsi="Arial" w:cs="Arial"/>
        </w:rPr>
      </w:pPr>
      <w:del w:id="1586" w:author="Kendra Wyant" w:date="2026-04-29T15:51:00Z" w16du:dateUtc="2026-04-29T20:51:00Z">
        <w:r w:rsidRPr="0070264C">
          <w:rPr>
            <w:rFonts w:ascii="Arial" w:hAnsi="Arial" w:cs="Arial"/>
          </w:rPr>
          <w:delText>Nonetheless</w:delText>
        </w:r>
      </w:del>
      <w:ins w:id="1587" w:author="Kendra Wyant" w:date="2026-04-29T15:51:00Z" w16du:dateUtc="2026-04-29T20:51:00Z">
        <w:r w:rsidRPr="00A1169D">
          <w:rPr>
            <w:rFonts w:ascii="Arial" w:hAnsi="Arial" w:cs="Arial"/>
          </w:rPr>
          <w:t>Cellular communication data on its own performed poorly for prediction (</w:t>
        </w:r>
        <w:proofErr w:type="spellStart"/>
        <w:r w:rsidRPr="00A1169D">
          <w:rPr>
            <w:rFonts w:ascii="Arial" w:hAnsi="Arial" w:cs="Arial"/>
          </w:rPr>
          <w:t>auROC</w:t>
        </w:r>
        <w:proofErr w:type="spellEnd"/>
        <w:r w:rsidRPr="00A1169D">
          <w:rPr>
            <w:rFonts w:ascii="Arial" w:hAnsi="Arial" w:cs="Arial"/>
          </w:rPr>
          <w:t xml:space="preserve"> = 0.67) However, it still performed above what we would expect from </w:t>
        </w:r>
        <w:r w:rsidRPr="00A1169D">
          <w:rPr>
            <w:rFonts w:ascii="Arial" w:hAnsi="Arial" w:cs="Arial"/>
          </w:rPr>
          <w:lastRenderedPageBreak/>
          <w:t>a model performing at chance, suggesting there may be some signal in these data. Additionally</w:t>
        </w:r>
      </w:ins>
      <w:r w:rsidRPr="00A1169D">
        <w:rPr>
          <w:rFonts w:ascii="Arial" w:hAnsi="Arial" w:cs="Arial"/>
        </w:rPr>
        <w:t xml:space="preserve">, several communication features were retained in the final model with moderately sized coefficients. These included communications with </w:t>
      </w:r>
      <w:ins w:id="1588" w:author="Kendra Wyant" w:date="2026-04-29T15:51:00Z" w16du:dateUtc="2026-04-29T20:51:00Z">
        <w:r w:rsidRPr="00A1169D">
          <w:rPr>
            <w:rFonts w:ascii="Arial" w:hAnsi="Arial" w:cs="Arial"/>
          </w:rPr>
          <w:t xml:space="preserve">drinkers, non-drinkers, friends, and </w:t>
        </w:r>
      </w:ins>
      <w:r w:rsidRPr="00A1169D">
        <w:rPr>
          <w:rFonts w:ascii="Arial" w:hAnsi="Arial" w:cs="Arial"/>
        </w:rPr>
        <w:t xml:space="preserve">people unaware of the participant’s recovery </w:t>
      </w:r>
      <w:del w:id="1589" w:author="Kendra Wyant" w:date="2026-04-29T15:51:00Z" w16du:dateUtc="2026-04-29T20:51:00Z">
        <w:r w:rsidRPr="0070264C">
          <w:rPr>
            <w:rFonts w:ascii="Arial" w:hAnsi="Arial" w:cs="Arial"/>
          </w:rPr>
          <w:delText xml:space="preserve">status, non-drinkers, friends, and individuals who </w:delText>
        </w:r>
      </w:del>
      <w:ins w:id="1590" w:author="Kendra Wyant" w:date="2026-04-29T15:51:00Z" w16du:dateUtc="2026-04-29T20:51:00Z">
        <w:r w:rsidRPr="00A1169D">
          <w:rPr>
            <w:rFonts w:ascii="Arial" w:hAnsi="Arial" w:cs="Arial"/>
          </w:rPr>
          <w:t xml:space="preserve">goals. Number of unique contacts was also retained in the model, though with a much smaller coefficient. Given that cellular communication usage may vary widely across demographic characteristics, psychiatric states, personality profiles, and alcohol use severity, we </w:t>
        </w:r>
      </w:ins>
      <w:r w:rsidRPr="00A1169D">
        <w:rPr>
          <w:rFonts w:ascii="Arial" w:hAnsi="Arial" w:cs="Arial"/>
        </w:rPr>
        <w:t xml:space="preserve">were </w:t>
      </w:r>
      <w:del w:id="1591" w:author="Kendra Wyant" w:date="2026-04-29T15:51:00Z" w16du:dateUtc="2026-04-29T20:51:00Z">
        <w:r w:rsidRPr="0070264C">
          <w:rPr>
            <w:rFonts w:ascii="Arial" w:hAnsi="Arial" w:cs="Arial"/>
          </w:rPr>
          <w:delText>unpleasant</w:delText>
        </w:r>
      </w:del>
      <w:ins w:id="1592" w:author="Kendra Wyant" w:date="2026-04-29T15:51:00Z" w16du:dateUtc="2026-04-29T20:51:00Z">
        <w:r w:rsidRPr="00A1169D">
          <w:rPr>
            <w:rFonts w:ascii="Arial" w:hAnsi="Arial" w:cs="Arial"/>
          </w:rPr>
          <w:t>surprised</w:t>
        </w:r>
      </w:ins>
      <w:r w:rsidRPr="00A1169D">
        <w:rPr>
          <w:rFonts w:ascii="Arial" w:hAnsi="Arial" w:cs="Arial"/>
        </w:rPr>
        <w:t xml:space="preserve"> to </w:t>
      </w:r>
      <w:ins w:id="1593" w:author="Kendra Wyant" w:date="2026-04-29T15:51:00Z" w16du:dateUtc="2026-04-29T20:51:00Z">
        <w:r w:rsidRPr="00A1169D">
          <w:rPr>
            <w:rFonts w:ascii="Arial" w:hAnsi="Arial" w:cs="Arial"/>
          </w:rPr>
          <w:t xml:space="preserve">find that these features did not appear to substantially </w:t>
        </w:r>
      </w:ins>
      <w:r w:rsidRPr="00A1169D">
        <w:rPr>
          <w:rFonts w:ascii="Arial" w:hAnsi="Arial" w:cs="Arial"/>
        </w:rPr>
        <w:t>interact with</w:t>
      </w:r>
      <w:del w:id="1594" w:author="Kendra Wyant" w:date="2026-04-29T15:51:00Z" w16du:dateUtc="2026-04-29T20:51:00Z">
        <w:r w:rsidRPr="0070264C">
          <w:rPr>
            <w:rFonts w:ascii="Arial" w:hAnsi="Arial" w:cs="Arial"/>
          </w:rPr>
          <w:delText xml:space="preserve">. </w:delText>
        </w:r>
      </w:del>
      <w:ins w:id="1595" w:author="Kendra Wyant" w:date="2026-04-29T15:51:00Z" w16du:dateUtc="2026-04-29T20:51:00Z">
        <w:r w:rsidRPr="00A1169D">
          <w:rPr>
            <w:rFonts w:ascii="Arial" w:hAnsi="Arial" w:cs="Arial"/>
          </w:rPr>
          <w:t xml:space="preserve"> the baseline self-report measures. The elastic net algorithm outperformed the </w:t>
        </w:r>
        <w:proofErr w:type="gramStart"/>
        <w:r w:rsidRPr="00A1169D">
          <w:rPr>
            <w:rFonts w:ascii="Arial" w:hAnsi="Arial" w:cs="Arial"/>
          </w:rPr>
          <w:t>tree</w:t>
        </w:r>
        <w:proofErr w:type="gramEnd"/>
        <w:r w:rsidRPr="00A1169D">
          <w:rPr>
            <w:rFonts w:ascii="Arial" w:hAnsi="Arial" w:cs="Arial"/>
          </w:rPr>
          <w:t>-based models, suggesting the relationship between features are primarily additive as opposed to interactive.</w:t>
        </w:r>
      </w:ins>
    </w:p>
    <w:p w14:paraId="1AC272EC" w14:textId="77777777" w:rsidR="0022083A" w:rsidRPr="00A1169D" w:rsidRDefault="00000000" w:rsidP="009C76D7">
      <w:pPr>
        <w:pStyle w:val="BodyText"/>
        <w:spacing w:after="0" w:line="480" w:lineRule="auto"/>
        <w:ind w:firstLine="720"/>
        <w:rPr>
          <w:ins w:id="1596" w:author="Kendra Wyant" w:date="2026-04-29T15:51:00Z" w16du:dateUtc="2026-04-29T20:51:00Z"/>
          <w:rFonts w:ascii="Arial" w:hAnsi="Arial" w:cs="Arial"/>
        </w:rPr>
      </w:pPr>
      <w:ins w:id="1597" w:author="Kendra Wyant" w:date="2026-04-29T15:51:00Z" w16du:dateUtc="2026-04-29T20:51:00Z">
        <w:r w:rsidRPr="00A1169D">
          <w:rPr>
            <w:rFonts w:ascii="Arial" w:hAnsi="Arial" w:cs="Arial"/>
          </w:rPr>
          <w:t>The finding that communications with drinkers increased lapse risk and communications with non-drinkers decreased lapse risk is consistent with prior literature [19,20]. Individuals who surround themselves with people who drink (and who may have even drunk with the individual in the past) may be more likely to experience exposure to drinking-related cues and opportunities to drink. Conversely, communicating with non-drinkers may reflect a more supportive social environment that promotes recovery. Additionally, given that alcohol use is often a social activity, it is not unexpected that increased communication with friends increased lapse risk.</w:t>
        </w:r>
      </w:ins>
    </w:p>
    <w:p w14:paraId="30BF91EA" w14:textId="77777777" w:rsidR="0022083A" w:rsidRPr="00A1169D" w:rsidRDefault="00000000" w:rsidP="009C76D7">
      <w:pPr>
        <w:pStyle w:val="BodyText"/>
        <w:spacing w:after="0" w:line="480" w:lineRule="auto"/>
        <w:ind w:firstLine="720"/>
        <w:rPr>
          <w:ins w:id="1598" w:author="Kendra Wyant" w:date="2026-04-29T15:51:00Z" w16du:dateUtc="2026-04-29T20:51:00Z"/>
          <w:rFonts w:ascii="Arial" w:hAnsi="Arial" w:cs="Arial"/>
        </w:rPr>
      </w:pPr>
      <w:ins w:id="1599" w:author="Kendra Wyant" w:date="2026-04-29T15:51:00Z" w16du:dateUtc="2026-04-29T20:51:00Z">
        <w:r w:rsidRPr="00A1169D">
          <w:rPr>
            <w:rFonts w:ascii="Arial" w:hAnsi="Arial" w:cs="Arial"/>
          </w:rPr>
          <w:t xml:space="preserve">We were surprised to find that </w:t>
        </w:r>
        <w:proofErr w:type="gramStart"/>
        <w:r w:rsidRPr="00A1169D">
          <w:rPr>
            <w:rFonts w:ascii="Arial" w:hAnsi="Arial" w:cs="Arial"/>
          </w:rPr>
          <w:t>communications</w:t>
        </w:r>
        <w:proofErr w:type="gramEnd"/>
        <w:r w:rsidRPr="00A1169D">
          <w:rPr>
            <w:rFonts w:ascii="Arial" w:hAnsi="Arial" w:cs="Arial"/>
          </w:rPr>
          <w:t xml:space="preserve"> with people who did not know about an individual’s recovery goals was also a risk factor. We expected it was more likely that communication with people supportive of recovery goals would emerge as a protective factor or that communication with people unsupportive of those goals would </w:t>
        </w:r>
        <w:r w:rsidRPr="00A1169D">
          <w:rPr>
            <w:rFonts w:ascii="Arial" w:hAnsi="Arial" w:cs="Arial"/>
          </w:rPr>
          <w:lastRenderedPageBreak/>
          <w:t xml:space="preserve">emerge as a risk factor. One possible explanation is that a lack of disclosure about being in recovery reflects low levels of trust, making it difficult to confide in others about something so personal. It could also reflect perceived or anticipated stigma, thereby capturing the other person’s beliefs or attitudes about substance use. Lastly, it could signal reduced access to recovery support, as individuals cannot provide support for </w:t>
        </w:r>
        <w:proofErr w:type="gramStart"/>
        <w:r w:rsidRPr="00A1169D">
          <w:rPr>
            <w:rFonts w:ascii="Arial" w:hAnsi="Arial" w:cs="Arial"/>
          </w:rPr>
          <w:t>goals</w:t>
        </w:r>
        <w:proofErr w:type="gramEnd"/>
        <w:r w:rsidRPr="00A1169D">
          <w:rPr>
            <w:rFonts w:ascii="Arial" w:hAnsi="Arial" w:cs="Arial"/>
          </w:rPr>
          <w:t xml:space="preserve"> they are unaware of. Future research could explore this finding further to better understand the mechanisms underlying this association.</w:t>
        </w:r>
      </w:ins>
    </w:p>
    <w:p w14:paraId="404D911B" w14:textId="77777777" w:rsidR="0022083A" w:rsidRPr="00A1169D" w:rsidRDefault="00000000" w:rsidP="009C76D7">
      <w:pPr>
        <w:pStyle w:val="BodyText"/>
        <w:spacing w:after="0" w:line="480" w:lineRule="auto"/>
        <w:ind w:firstLine="720"/>
        <w:rPr>
          <w:rFonts w:ascii="Arial" w:hAnsi="Arial" w:cs="Arial"/>
        </w:rPr>
      </w:pPr>
      <w:r w:rsidRPr="00A1169D">
        <w:rPr>
          <w:rFonts w:ascii="Arial" w:hAnsi="Arial" w:cs="Arial"/>
        </w:rPr>
        <w:t>In contrast</w:t>
      </w:r>
      <w:ins w:id="1600" w:author="Kendra Wyant" w:date="2026-04-29T15:51:00Z" w16du:dateUtc="2026-04-29T20:51:00Z">
        <w:r w:rsidRPr="00A1169D">
          <w:rPr>
            <w:rFonts w:ascii="Arial" w:hAnsi="Arial" w:cs="Arial"/>
          </w:rPr>
          <w:t xml:space="preserve"> to the contextual features</w:t>
        </w:r>
      </w:ins>
      <w:r w:rsidRPr="00A1169D">
        <w:rPr>
          <w:rFonts w:ascii="Arial" w:hAnsi="Arial" w:cs="Arial"/>
        </w:rPr>
        <w:t>, raw counts of calls and text messages and call durations were not retained in the final model. This implies that the quantity of communication may be less informative than the quality and social significance. Future research may benefit from collecting richer contextual data about communication contacts to better understand the social dynamics contributing to lapse risk.</w:t>
      </w:r>
    </w:p>
    <w:p w14:paraId="7AC47D24" w14:textId="62633D7A" w:rsidR="0022083A" w:rsidRPr="00A1169D" w:rsidRDefault="00000000" w:rsidP="009C76D7">
      <w:pPr>
        <w:pStyle w:val="BodyText"/>
        <w:spacing w:after="0" w:line="480" w:lineRule="auto"/>
        <w:ind w:firstLine="720"/>
        <w:rPr>
          <w:ins w:id="1601" w:author="Kendra Wyant" w:date="2026-04-29T15:51:00Z" w16du:dateUtc="2026-04-29T20:51:00Z"/>
          <w:rFonts w:ascii="Arial" w:hAnsi="Arial" w:cs="Arial"/>
        </w:rPr>
      </w:pPr>
      <w:r w:rsidRPr="00A1169D">
        <w:rPr>
          <w:rFonts w:ascii="Arial" w:hAnsi="Arial" w:cs="Arial"/>
        </w:rPr>
        <w:t>Even with highly contextualized communication data, however, prediction may be limited by data sparsity. Many participants had few daily communications, and some had extended periods with no recorded interactions at all. Our study design may have further contributed to this limitation. We collected only phone and SMS text communications through the native smartphone app. In recent years, many individuals use private messaging apps (e.g., WhatsApp, Signal) or social media platforms (e.g., Facebook Messenger, Instagram) as their primary communication method [</w:t>
      </w:r>
      <w:del w:id="1602" w:author="Kendra Wyant" w:date="2026-04-29T15:51:00Z" w16du:dateUtc="2026-04-29T20:51:00Z">
        <w:r w:rsidRPr="0070264C">
          <w:rPr>
            <w:rFonts w:ascii="Arial" w:hAnsi="Arial" w:cs="Arial"/>
          </w:rPr>
          <w:delText>20</w:delText>
        </w:r>
      </w:del>
      <w:ins w:id="1603" w:author="Kendra Wyant" w:date="2026-04-29T15:51:00Z" w16du:dateUtc="2026-04-29T20:51:00Z">
        <w:r w:rsidRPr="00A1169D">
          <w:rPr>
            <w:rFonts w:ascii="Arial" w:hAnsi="Arial" w:cs="Arial"/>
          </w:rPr>
          <w:t>41</w:t>
        </w:r>
      </w:ins>
      <w:r w:rsidRPr="00A1169D">
        <w:rPr>
          <w:rFonts w:ascii="Arial" w:hAnsi="Arial" w:cs="Arial"/>
        </w:rPr>
        <w:t xml:space="preserve">]. Therefore, our dataset likely missed a substantial portion of participants’ communications. Future studies could explore whether incorporating communication data from additional platforms yields stronger predictive signal. </w:t>
      </w:r>
      <w:ins w:id="1604" w:author="Kendra Wyant" w:date="2026-04-29T15:51:00Z" w16du:dateUtc="2026-04-29T20:51:00Z">
        <w:r w:rsidRPr="00A1169D">
          <w:rPr>
            <w:rFonts w:ascii="Arial" w:hAnsi="Arial" w:cs="Arial"/>
          </w:rPr>
          <w:t xml:space="preserve">It may also be worthwhile to use scoring epochs longer than one week. Our final model retained only </w:t>
        </w:r>
        <w:r w:rsidRPr="00A1169D">
          <w:rPr>
            <w:rFonts w:ascii="Arial" w:hAnsi="Arial" w:cs="Arial"/>
          </w:rPr>
          <w:lastRenderedPageBreak/>
          <w:t xml:space="preserve">cellular communication feature scored over the </w:t>
        </w:r>
        <w:r w:rsidR="009C76D7" w:rsidRPr="00A1169D">
          <w:rPr>
            <w:rFonts w:ascii="Arial" w:hAnsi="Arial" w:cs="Arial"/>
          </w:rPr>
          <w:t>one-week</w:t>
        </w:r>
        <w:r w:rsidRPr="00A1169D">
          <w:rPr>
            <w:rFonts w:ascii="Arial" w:hAnsi="Arial" w:cs="Arial"/>
          </w:rPr>
          <w:t xml:space="preserve"> feature scoring epoch. This is likely due to these longer epochs containing more data than the shorter </w:t>
        </w:r>
        <w:r w:rsidR="009C76D7" w:rsidRPr="00A1169D">
          <w:rPr>
            <w:rFonts w:ascii="Arial" w:hAnsi="Arial" w:cs="Arial"/>
          </w:rPr>
          <w:t>24-hour</w:t>
        </w:r>
        <w:r w:rsidRPr="00A1169D">
          <w:rPr>
            <w:rFonts w:ascii="Arial" w:hAnsi="Arial" w:cs="Arial"/>
          </w:rPr>
          <w:t xml:space="preserve"> scoring epochs. Longer scoring epochs (e.g., two weeks or one month) would contain even more data and may better capture slow evolving risk-features, such as a gradually shrinking social circle. </w:t>
        </w:r>
        <w:proofErr w:type="gramStart"/>
        <w:r w:rsidRPr="00A1169D">
          <w:rPr>
            <w:rFonts w:ascii="Arial" w:hAnsi="Arial" w:cs="Arial"/>
          </w:rPr>
          <w:t>Both of these</w:t>
        </w:r>
        <w:proofErr w:type="gramEnd"/>
        <w:r w:rsidRPr="00A1169D">
          <w:rPr>
            <w:rFonts w:ascii="Arial" w:hAnsi="Arial" w:cs="Arial"/>
          </w:rPr>
          <w:t xml:space="preserve"> benefits could potentially improve model performance.</w:t>
        </w:r>
      </w:ins>
    </w:p>
    <w:p w14:paraId="5F01C117" w14:textId="77777777" w:rsidR="0022083A" w:rsidRPr="00A1169D" w:rsidRDefault="00000000" w:rsidP="009C76D7">
      <w:pPr>
        <w:pStyle w:val="BodyText"/>
        <w:spacing w:after="0" w:line="480" w:lineRule="auto"/>
        <w:ind w:firstLine="720"/>
        <w:rPr>
          <w:rFonts w:ascii="Arial" w:hAnsi="Arial" w:cs="Arial"/>
        </w:rPr>
      </w:pPr>
      <w:r w:rsidRPr="00A1169D">
        <w:rPr>
          <w:rFonts w:ascii="Arial" w:hAnsi="Arial" w:cs="Arial"/>
        </w:rPr>
        <w:t>However, even with improved data collection methods</w:t>
      </w:r>
      <w:ins w:id="1605" w:author="Kendra Wyant" w:date="2026-04-29T15:51:00Z" w16du:dateUtc="2026-04-29T20:51:00Z">
        <w:r w:rsidRPr="00A1169D">
          <w:rPr>
            <w:rFonts w:ascii="Arial" w:hAnsi="Arial" w:cs="Arial"/>
          </w:rPr>
          <w:t xml:space="preserve"> and longer scoring epochs</w:t>
        </w:r>
      </w:ins>
      <w:r w:rsidRPr="00A1169D">
        <w:rPr>
          <w:rFonts w:ascii="Arial" w:hAnsi="Arial" w:cs="Arial"/>
        </w:rPr>
        <w:t>, sparsity may remain a challenge</w:t>
      </w:r>
      <w:del w:id="1606" w:author="Kendra Wyant" w:date="2026-04-29T15:51:00Z" w16du:dateUtc="2026-04-29T20:51:00Z">
        <w:r w:rsidRPr="0070264C">
          <w:rPr>
            <w:rFonts w:ascii="Arial" w:hAnsi="Arial" w:cs="Arial"/>
          </w:rPr>
          <w:delText>, as some</w:delText>
        </w:r>
      </w:del>
      <w:ins w:id="1607" w:author="Kendra Wyant" w:date="2026-04-29T15:51:00Z" w16du:dateUtc="2026-04-29T20:51:00Z">
        <w:r w:rsidRPr="00A1169D">
          <w:rPr>
            <w:rFonts w:ascii="Arial" w:hAnsi="Arial" w:cs="Arial"/>
          </w:rPr>
          <w:t>. Some</w:t>
        </w:r>
      </w:ins>
      <w:r w:rsidRPr="00A1169D">
        <w:rPr>
          <w:rFonts w:ascii="Arial" w:hAnsi="Arial" w:cs="Arial"/>
        </w:rPr>
        <w:t xml:space="preserve"> people may simply not communicate frequently with others and others use services (e.g., Snapchat) that automatically delete messages.</w:t>
      </w:r>
      <w:ins w:id="1608" w:author="Kendra Wyant" w:date="2026-04-29T15:51:00Z" w16du:dateUtc="2026-04-29T20:51:00Z">
        <w:r w:rsidRPr="00A1169D">
          <w:rPr>
            <w:rFonts w:ascii="Arial" w:hAnsi="Arial" w:cs="Arial"/>
          </w:rPr>
          <w:t xml:space="preserve"> We also cannot eliminate the possibility that our participants were purposefully deleting text messages and call logs that they did not want us to see. This may be especially relevant for text messages (e.g., where drinking plans were made). Although the focus of this study was on the metadata and context of cellular communications, text message content, nevertheless, was collected during the cellular communication log download as part of the larger aims of the parent project. This raises the possibility of missed </w:t>
        </w:r>
        <w:proofErr w:type="gramStart"/>
        <w:r w:rsidRPr="00A1169D">
          <w:rPr>
            <w:rFonts w:ascii="Arial" w:hAnsi="Arial" w:cs="Arial"/>
          </w:rPr>
          <w:t>opportunity</w:t>
        </w:r>
        <w:proofErr w:type="gramEnd"/>
        <w:r w:rsidRPr="00A1169D">
          <w:rPr>
            <w:rFonts w:ascii="Arial" w:hAnsi="Arial" w:cs="Arial"/>
          </w:rPr>
          <w:t xml:space="preserve"> for capturing risk-relevant </w:t>
        </w:r>
        <w:proofErr w:type="gramStart"/>
        <w:r w:rsidRPr="00A1169D">
          <w:rPr>
            <w:rFonts w:ascii="Arial" w:hAnsi="Arial" w:cs="Arial"/>
          </w:rPr>
          <w:t>signal</w:t>
        </w:r>
        <w:proofErr w:type="gramEnd"/>
        <w:r w:rsidRPr="00A1169D">
          <w:rPr>
            <w:rFonts w:ascii="Arial" w:hAnsi="Arial" w:cs="Arial"/>
          </w:rPr>
          <w:t xml:space="preserve"> due to non-random patterns of missing data (e.g., when data missingness systematically increases during periods of lapse).</w:t>
        </w:r>
      </w:ins>
    </w:p>
    <w:p w14:paraId="615988AA" w14:textId="77777777" w:rsidR="0022083A" w:rsidRPr="00A1169D" w:rsidRDefault="00000000" w:rsidP="009C76D7">
      <w:pPr>
        <w:pStyle w:val="BodyText"/>
        <w:spacing w:after="0" w:line="480" w:lineRule="auto"/>
        <w:ind w:firstLine="720"/>
        <w:rPr>
          <w:ins w:id="1609" w:author="Kendra Wyant" w:date="2026-04-29T15:51:00Z" w16du:dateUtc="2026-04-29T20:51:00Z"/>
          <w:rFonts w:ascii="Arial" w:hAnsi="Arial" w:cs="Arial"/>
        </w:rPr>
      </w:pPr>
      <w:ins w:id="1610" w:author="Kendra Wyant" w:date="2026-04-29T15:51:00Z" w16du:dateUtc="2026-04-29T20:51:00Z">
        <w:r w:rsidRPr="00A1169D">
          <w:rPr>
            <w:rFonts w:ascii="Arial" w:hAnsi="Arial" w:cs="Arial"/>
          </w:rPr>
          <w:t xml:space="preserve">Our conclusions are limited by sample composition and size. Our participants were predominantly non-Hispanic </w:t>
        </w:r>
        <w:proofErr w:type="gramStart"/>
        <w:r w:rsidRPr="00A1169D">
          <w:rPr>
            <w:rFonts w:ascii="Arial" w:hAnsi="Arial" w:cs="Arial"/>
          </w:rPr>
          <w:t>White</w:t>
        </w:r>
        <w:proofErr w:type="gramEnd"/>
        <w:r w:rsidRPr="00A1169D">
          <w:rPr>
            <w:rFonts w:ascii="Arial" w:hAnsi="Arial" w:cs="Arial"/>
          </w:rPr>
          <w:t xml:space="preserve"> and all were from the Madison, Wisconsin area. We had poor representation of older adults (65+ years) which may have been due to our requirement that participants </w:t>
        </w:r>
        <w:proofErr w:type="gramStart"/>
        <w:r w:rsidRPr="00A1169D">
          <w:rPr>
            <w:rFonts w:ascii="Arial" w:hAnsi="Arial" w:cs="Arial"/>
          </w:rPr>
          <w:t>owned</w:t>
        </w:r>
        <w:proofErr w:type="gramEnd"/>
        <w:r w:rsidRPr="00A1169D">
          <w:rPr>
            <w:rFonts w:ascii="Arial" w:hAnsi="Arial" w:cs="Arial"/>
          </w:rPr>
          <w:t xml:space="preserve"> and </w:t>
        </w:r>
        <w:proofErr w:type="gramStart"/>
        <w:r w:rsidRPr="00A1169D">
          <w:rPr>
            <w:rFonts w:ascii="Arial" w:hAnsi="Arial" w:cs="Arial"/>
          </w:rPr>
          <w:t>used</w:t>
        </w:r>
        <w:proofErr w:type="gramEnd"/>
        <w:r w:rsidRPr="00A1169D">
          <w:rPr>
            <w:rFonts w:ascii="Arial" w:hAnsi="Arial" w:cs="Arial"/>
          </w:rPr>
          <w:t xml:space="preserve"> </w:t>
        </w:r>
        <w:proofErr w:type="gramStart"/>
        <w:r w:rsidRPr="00A1169D">
          <w:rPr>
            <w:rFonts w:ascii="Arial" w:hAnsi="Arial" w:cs="Arial"/>
          </w:rPr>
          <w:t>a smartphone</w:t>
        </w:r>
        <w:proofErr w:type="gramEnd"/>
        <w:r w:rsidRPr="00A1169D">
          <w:rPr>
            <w:rFonts w:ascii="Arial" w:hAnsi="Arial" w:cs="Arial"/>
          </w:rPr>
          <w:t xml:space="preserve">. Smartphone ownership is generally high. As of 2025, roughly 91% of Americans own a smartphone, </w:t>
        </w:r>
        <w:r w:rsidRPr="00A1169D">
          <w:rPr>
            <w:rFonts w:ascii="Arial" w:hAnsi="Arial" w:cs="Arial"/>
          </w:rPr>
          <w:lastRenderedPageBreak/>
          <w:t xml:space="preserve">with at least 85% ownership across </w:t>
        </w:r>
        <w:proofErr w:type="spellStart"/>
        <w:r w:rsidRPr="00A1169D">
          <w:rPr>
            <w:rFonts w:ascii="Arial" w:hAnsi="Arial" w:cs="Arial"/>
          </w:rPr>
          <w:t>across</w:t>
        </w:r>
        <w:proofErr w:type="spellEnd"/>
        <w:r w:rsidRPr="00A1169D">
          <w:rPr>
            <w:rFonts w:ascii="Arial" w:hAnsi="Arial" w:cs="Arial"/>
          </w:rPr>
          <w:t xml:space="preserve"> gender, race/ethnicity, socioeconomic status, and geographic location subgroups [42]. One exception to this pattern is with older adults. Ownership rates dip down to 78% among those age 65 years and older [42].</w:t>
        </w:r>
      </w:ins>
    </w:p>
    <w:p w14:paraId="42DCBE85" w14:textId="77777777" w:rsidR="0022083A" w:rsidRPr="00A1169D" w:rsidRDefault="00000000" w:rsidP="009C76D7">
      <w:pPr>
        <w:pStyle w:val="BodyText"/>
        <w:spacing w:after="0" w:line="480" w:lineRule="auto"/>
        <w:ind w:firstLine="720"/>
        <w:rPr>
          <w:ins w:id="1611" w:author="Kendra Wyant" w:date="2026-04-29T15:51:00Z" w16du:dateUtc="2026-04-29T20:51:00Z"/>
          <w:rFonts w:ascii="Arial" w:hAnsi="Arial" w:cs="Arial"/>
        </w:rPr>
      </w:pPr>
      <w:ins w:id="1612" w:author="Kendra Wyant" w:date="2026-04-29T15:51:00Z" w16du:dateUtc="2026-04-29T20:51:00Z">
        <w:r w:rsidRPr="00A1169D">
          <w:rPr>
            <w:rFonts w:ascii="Arial" w:hAnsi="Arial" w:cs="Arial"/>
          </w:rPr>
          <w:t>In addition to a mostly homogeneous sample composition, our sample size was relatively small (</w:t>
        </w:r>
      </w:ins>
      <m:oMath>
        <m:r>
          <w:ins w:id="1613" w:author="Kendra Wyant" w:date="2026-04-29T15:51:00Z" w16du:dateUtc="2026-04-29T20:51:00Z">
            <w:rPr>
              <w:rFonts w:ascii="Cambria Math" w:hAnsi="Cambria Math" w:cs="Arial"/>
            </w:rPr>
            <m:t>N</m:t>
          </w:ins>
        </m:r>
      </m:oMath>
      <w:ins w:id="1614" w:author="Kendra Wyant" w:date="2026-04-29T15:51:00Z" w16du:dateUtc="2026-04-29T20:51:00Z">
        <w:r w:rsidRPr="00A1169D">
          <w:rPr>
            <w:rFonts w:ascii="Arial" w:hAnsi="Arial" w:cs="Arial"/>
          </w:rPr>
          <w:t xml:space="preserve">=144). Although the large number of observations (11,507 prediction windows across participants) was sufficient for training machine learning models with low bias and variance, model evaluation was conducted on a limited subset of new individuals. As a result, these estimates reflect expected performance </w:t>
        </w:r>
        <w:proofErr w:type="gramStart"/>
        <w:r w:rsidRPr="00A1169D">
          <w:rPr>
            <w:rFonts w:ascii="Arial" w:hAnsi="Arial" w:cs="Arial"/>
          </w:rPr>
          <w:t>on</w:t>
        </w:r>
        <w:proofErr w:type="gramEnd"/>
        <w:r w:rsidRPr="00A1169D">
          <w:rPr>
            <w:rFonts w:ascii="Arial" w:hAnsi="Arial" w:cs="Arial"/>
          </w:rPr>
          <w:t xml:space="preserve"> individuals similar in composition to those in our sample. Thus, findings may not generalize to more diverse populations or to individuals in different geographic contexts.</w:t>
        </w:r>
      </w:ins>
    </w:p>
    <w:p w14:paraId="2985C936" w14:textId="77777777" w:rsidR="0022083A" w:rsidRPr="00A1169D" w:rsidRDefault="00000000" w:rsidP="009C76D7">
      <w:pPr>
        <w:pStyle w:val="BodyText"/>
        <w:spacing w:after="0" w:line="480" w:lineRule="auto"/>
        <w:ind w:firstLine="720"/>
        <w:rPr>
          <w:ins w:id="1615" w:author="Kendra Wyant" w:date="2026-04-29T15:51:00Z" w16du:dateUtc="2026-04-29T20:51:00Z"/>
          <w:rFonts w:ascii="Arial" w:hAnsi="Arial" w:cs="Arial"/>
        </w:rPr>
      </w:pPr>
      <w:ins w:id="1616" w:author="Kendra Wyant" w:date="2026-04-29T15:51:00Z" w16du:dateUtc="2026-04-29T20:51:00Z">
        <w:r w:rsidRPr="00A1169D">
          <w:rPr>
            <w:rFonts w:ascii="Arial" w:hAnsi="Arial" w:cs="Arial"/>
          </w:rPr>
          <w:t xml:space="preserve">We determined the presence of AUD using a self-report measure of DSM-5 symptoms, as opposed to a structured clinical interview. This may have had some impact on our threshold for establishing AUD. It is possible that some participants over-endorsed experiencing symptoms (e.g., endorsing symptoms that occur infrequently and do not reflect a pattern) and have milder forms of AUD than our target sample. However, they </w:t>
        </w:r>
        <w:proofErr w:type="gramStart"/>
        <w:r w:rsidRPr="00A1169D">
          <w:rPr>
            <w:rFonts w:ascii="Arial" w:hAnsi="Arial" w:cs="Arial"/>
          </w:rPr>
          <w:t>still</w:t>
        </w:r>
        <w:proofErr w:type="gramEnd"/>
        <w:r w:rsidRPr="00A1169D">
          <w:rPr>
            <w:rFonts w:ascii="Arial" w:hAnsi="Arial" w:cs="Arial"/>
          </w:rPr>
          <w:t xml:space="preserve"> likely </w:t>
        </w:r>
        <w:proofErr w:type="gramStart"/>
        <w:r w:rsidRPr="00A1169D">
          <w:rPr>
            <w:rFonts w:ascii="Arial" w:hAnsi="Arial" w:cs="Arial"/>
          </w:rPr>
          <w:t>have</w:t>
        </w:r>
        <w:proofErr w:type="gramEnd"/>
        <w:r w:rsidRPr="00A1169D">
          <w:rPr>
            <w:rFonts w:ascii="Arial" w:hAnsi="Arial" w:cs="Arial"/>
          </w:rPr>
          <w:t xml:space="preserve"> AUD given that only two symptoms are needed for an AUD diagnosis and we required four for eligibility. Furthermore, all participants were required to be </w:t>
        </w:r>
        <w:proofErr w:type="gramStart"/>
        <w:r w:rsidRPr="00A1169D">
          <w:rPr>
            <w:rFonts w:ascii="Arial" w:hAnsi="Arial" w:cs="Arial"/>
          </w:rPr>
          <w:t>pursuing</w:t>
        </w:r>
        <w:proofErr w:type="gramEnd"/>
        <w:r w:rsidRPr="00A1169D">
          <w:rPr>
            <w:rFonts w:ascii="Arial" w:hAnsi="Arial" w:cs="Arial"/>
          </w:rPr>
          <w:t xml:space="preserve"> abstinence, suggesting they perceive a problem with alcohol use.</w:t>
        </w:r>
      </w:ins>
    </w:p>
    <w:p w14:paraId="0C84EEBE" w14:textId="77777777" w:rsidR="0022083A" w:rsidRPr="00A1169D" w:rsidRDefault="00000000" w:rsidP="009C76D7">
      <w:pPr>
        <w:pStyle w:val="BodyText"/>
        <w:spacing w:after="0" w:line="480" w:lineRule="auto"/>
        <w:ind w:firstLine="720"/>
        <w:rPr>
          <w:rFonts w:ascii="Arial" w:hAnsi="Arial" w:cs="Arial"/>
        </w:rPr>
      </w:pPr>
      <w:r w:rsidRPr="00A1169D">
        <w:rPr>
          <w:rFonts w:ascii="Arial" w:hAnsi="Arial" w:cs="Arial"/>
        </w:rPr>
        <w:t xml:space="preserve">We cannot entirely dismiss the potential value of cellular communication data for risk prediction. For example, researchers have successfully incorporated communication data into models with other sensing data (e.g., accelerometer, </w:t>
      </w:r>
      <w:r w:rsidRPr="00A1169D">
        <w:rPr>
          <w:rFonts w:ascii="Arial" w:hAnsi="Arial" w:cs="Arial"/>
        </w:rPr>
        <w:lastRenderedPageBreak/>
        <w:t>geolocation, and device usage) to detect current [</w:t>
      </w:r>
      <w:del w:id="1617" w:author="Kendra Wyant" w:date="2026-04-29T15:51:00Z" w16du:dateUtc="2026-04-29T20:51:00Z">
        <w:r w:rsidRPr="0070264C">
          <w:rPr>
            <w:rFonts w:ascii="Arial" w:hAnsi="Arial" w:cs="Arial"/>
          </w:rPr>
          <w:delText>21</w:delText>
        </w:r>
      </w:del>
      <w:ins w:id="1618" w:author="Kendra Wyant" w:date="2026-04-29T15:51:00Z" w16du:dateUtc="2026-04-29T20:51:00Z">
        <w:r w:rsidRPr="00A1169D">
          <w:rPr>
            <w:rFonts w:ascii="Arial" w:hAnsi="Arial" w:cs="Arial"/>
          </w:rPr>
          <w:t>43</w:t>
        </w:r>
      </w:ins>
      <w:r w:rsidRPr="00A1169D">
        <w:rPr>
          <w:rFonts w:ascii="Arial" w:hAnsi="Arial" w:cs="Arial"/>
        </w:rPr>
        <w:t>] and predict future [</w:t>
      </w:r>
      <w:del w:id="1619" w:author="Kendra Wyant" w:date="2026-04-29T15:51:00Z" w16du:dateUtc="2026-04-29T20:51:00Z">
        <w:r w:rsidRPr="0070264C">
          <w:rPr>
            <w:rFonts w:ascii="Arial" w:hAnsi="Arial" w:cs="Arial"/>
          </w:rPr>
          <w:delText>22</w:delText>
        </w:r>
      </w:del>
      <w:ins w:id="1620" w:author="Kendra Wyant" w:date="2026-04-29T15:51:00Z" w16du:dateUtc="2026-04-29T20:51:00Z">
        <w:r w:rsidRPr="00A1169D">
          <w:rPr>
            <w:rFonts w:ascii="Arial" w:hAnsi="Arial" w:cs="Arial"/>
          </w:rPr>
          <w:t>44</w:t>
        </w:r>
      </w:ins>
      <w:r w:rsidRPr="00A1169D">
        <w:rPr>
          <w:rFonts w:ascii="Arial" w:hAnsi="Arial" w:cs="Arial"/>
        </w:rPr>
        <w:t xml:space="preserve">] heavy drinking </w:t>
      </w:r>
      <w:del w:id="1621" w:author="Kendra Wyant" w:date="2026-04-29T15:51:00Z" w16du:dateUtc="2026-04-29T20:51:00Z">
        <w:r w:rsidRPr="0070264C">
          <w:rPr>
            <w:rFonts w:ascii="Arial" w:hAnsi="Arial" w:cs="Arial"/>
          </w:rPr>
          <w:delText>episondes</w:delText>
        </w:r>
      </w:del>
      <w:ins w:id="1622" w:author="Kendra Wyant" w:date="2026-04-29T15:51:00Z" w16du:dateUtc="2026-04-29T20:51:00Z">
        <w:r w:rsidRPr="00A1169D">
          <w:rPr>
            <w:rFonts w:ascii="Arial" w:hAnsi="Arial" w:cs="Arial"/>
          </w:rPr>
          <w:t>episodes</w:t>
        </w:r>
      </w:ins>
      <w:r w:rsidRPr="00A1169D">
        <w:rPr>
          <w:rFonts w:ascii="Arial" w:hAnsi="Arial" w:cs="Arial"/>
        </w:rPr>
        <w:t xml:space="preserve"> in non-treatment seeking young adult populations. It is possible that in certain populations cellular communications may hold more signal. Young adults may have more frequent communication reducing sparsity concerns. Additionally, non-treatment seeking populations may be less likely to sensor their data (i.e., deleting communications) when the drinking behavior is not at odds with their goals and/or values. However, even in these instances, the unique contribution of cellular communications beyond other sensing methods is unclear. Some communication features, such as outgoing call duration and the number of outgoing calls emerged in the top 20 important features for detecting current drinking episodes. Conversely, when predicting future drinking episodes, no communication features appeared in the top 20. Other sensing methods, like geolocation and accelerometer data, appeared to be more robustly important for both detection and prediction.</w:t>
      </w:r>
    </w:p>
    <w:p w14:paraId="62C7A57F" w14:textId="77777777" w:rsidR="0022083A" w:rsidRDefault="00000000" w:rsidP="009C76D7">
      <w:pPr>
        <w:pStyle w:val="BodyText"/>
        <w:spacing w:after="0" w:line="480" w:lineRule="auto"/>
        <w:ind w:firstLine="720"/>
        <w:rPr>
          <w:rFonts w:ascii="Arial" w:hAnsi="Arial" w:cs="Arial"/>
        </w:rPr>
      </w:pPr>
      <w:r w:rsidRPr="00A1169D">
        <w:rPr>
          <w:rFonts w:ascii="Arial" w:hAnsi="Arial" w:cs="Arial"/>
        </w:rPr>
        <w:t>Other practical challenges in collecting call and text message data further limit the feasibility of this sensing method. For example, we obtained participants’ cellular communication data by downloading backups of their communication logs in person during their monthly follow-up visits. It is possible to collect cellular communication data in real time using apps installed on Android devices. However, Apple heavily restricts apps in its app store from accessing call and text message data, making real-time sensing of communications challenging (if not impossible) for IOS users. We conclude that other forms of social interaction characterization (e.g., engineering time spent with supportive contacts from geolocation data) are more worthwhile to pursue in future research.</w:t>
      </w:r>
    </w:p>
    <w:p w14:paraId="0D360ABA" w14:textId="77777777" w:rsidR="00745A4E" w:rsidRPr="00A1169D" w:rsidRDefault="00745A4E" w:rsidP="009C76D7">
      <w:pPr>
        <w:pStyle w:val="BodyText"/>
        <w:spacing w:after="0" w:line="480" w:lineRule="auto"/>
        <w:ind w:firstLine="720"/>
        <w:rPr>
          <w:ins w:id="1623" w:author="Kendra Wyant" w:date="2026-04-29T15:51:00Z" w16du:dateUtc="2026-04-29T20:51:00Z"/>
          <w:rFonts w:ascii="Arial" w:hAnsi="Arial" w:cs="Arial"/>
        </w:rPr>
      </w:pPr>
    </w:p>
    <w:p w14:paraId="2024D500" w14:textId="77777777" w:rsidR="0022083A" w:rsidRPr="00745A4E" w:rsidRDefault="00000000" w:rsidP="00745A4E">
      <w:pPr>
        <w:pStyle w:val="Heading1"/>
        <w:spacing w:after="0" w:line="480" w:lineRule="auto"/>
        <w:rPr>
          <w:rFonts w:ascii="Arial" w:hAnsi="Arial"/>
          <w:b/>
          <w:color w:val="auto"/>
          <w:sz w:val="36"/>
          <w:rPrChange w:id="1624" w:author="Kendra Wyant" w:date="2026-04-29T15:51:00Z" w16du:dateUtc="2026-04-29T20:51:00Z">
            <w:rPr>
              <w:rFonts w:ascii="Arial" w:hAnsi="Arial"/>
              <w:b/>
              <w:color w:val="auto"/>
              <w:sz w:val="24"/>
            </w:rPr>
          </w:rPrChange>
        </w:rPr>
        <w:pPrChange w:id="1625" w:author="Kendra Wyant" w:date="2026-04-29T15:51:00Z" w16du:dateUtc="2026-04-29T20:51:00Z">
          <w:pPr>
            <w:pStyle w:val="Heading1"/>
          </w:pPr>
        </w:pPrChange>
      </w:pPr>
      <w:bookmarkStart w:id="1626" w:name="acknowledgments"/>
      <w:bookmarkEnd w:id="1577"/>
      <w:r w:rsidRPr="00745A4E">
        <w:rPr>
          <w:rFonts w:ascii="Arial" w:hAnsi="Arial"/>
          <w:b/>
          <w:color w:val="auto"/>
          <w:sz w:val="36"/>
          <w:rPrChange w:id="1627" w:author="Kendra Wyant" w:date="2026-04-29T15:51:00Z" w16du:dateUtc="2026-04-29T20:51:00Z">
            <w:rPr>
              <w:rFonts w:ascii="Arial" w:hAnsi="Arial"/>
              <w:b/>
              <w:color w:val="auto"/>
              <w:sz w:val="24"/>
            </w:rPr>
          </w:rPrChange>
        </w:rPr>
        <w:t>Acknowledgments</w:t>
      </w:r>
    </w:p>
    <w:p w14:paraId="400C2F00" w14:textId="77777777" w:rsidR="0022083A" w:rsidRPr="00A1169D" w:rsidRDefault="00000000" w:rsidP="009C76D7">
      <w:pPr>
        <w:pStyle w:val="FirstParagraph"/>
        <w:spacing w:after="0" w:line="480" w:lineRule="auto"/>
        <w:rPr>
          <w:rFonts w:ascii="Arial" w:hAnsi="Arial" w:cs="Arial"/>
        </w:rPr>
        <w:pPrChange w:id="1628" w:author="Kendra Wyant" w:date="2026-04-29T15:51:00Z" w16du:dateUtc="2026-04-29T20:51:00Z">
          <w:pPr>
            <w:pStyle w:val="FirstParagraph"/>
          </w:pPr>
        </w:pPrChange>
      </w:pPr>
      <w:r w:rsidRPr="00A1169D">
        <w:rPr>
          <w:rFonts w:ascii="Arial" w:hAnsi="Arial" w:cs="Arial"/>
        </w:rPr>
        <w:t>The authors wish to thank Susan E. Wanta for her role as the project administrator.</w:t>
      </w:r>
    </w:p>
    <w:p w14:paraId="1CDB848B" w14:textId="77777777" w:rsidR="0022083A" w:rsidRPr="00A1169D" w:rsidRDefault="00000000">
      <w:pPr>
        <w:rPr>
          <w:rFonts w:ascii="Arial" w:hAnsi="Arial"/>
          <w:rPrChange w:id="1629" w:author="Kendra Wyant" w:date="2026-04-29T15:51:00Z" w16du:dateUtc="2026-04-29T20:51:00Z">
            <w:rPr/>
          </w:rPrChange>
        </w:rPr>
      </w:pPr>
      <w:bookmarkStart w:id="1630" w:name="data-availability"/>
      <w:bookmarkEnd w:id="1626"/>
      <w:r w:rsidRPr="00A1169D">
        <w:rPr>
          <w:rFonts w:ascii="Arial" w:hAnsi="Arial"/>
          <w:rPrChange w:id="1631" w:author="Kendra Wyant" w:date="2026-04-29T15:51:00Z" w16du:dateUtc="2026-04-29T20:51:00Z">
            <w:rPr/>
          </w:rPrChange>
        </w:rPr>
        <w:br w:type="page"/>
      </w:r>
    </w:p>
    <w:p w14:paraId="77E0D520" w14:textId="675945AC" w:rsidR="00745A4E" w:rsidRPr="00745A4E" w:rsidRDefault="00000000" w:rsidP="00745A4E">
      <w:pPr>
        <w:pStyle w:val="Heading1"/>
        <w:rPr>
          <w:rFonts w:ascii="Arial" w:hAnsi="Arial"/>
          <w:b/>
          <w:color w:val="auto"/>
          <w:sz w:val="36"/>
          <w:rPrChange w:id="1632" w:author="Kendra Wyant" w:date="2026-04-29T15:51:00Z" w16du:dateUtc="2026-04-29T20:51:00Z">
            <w:rPr>
              <w:rFonts w:ascii="Arial" w:hAnsi="Arial"/>
              <w:b/>
              <w:color w:val="auto"/>
              <w:sz w:val="24"/>
            </w:rPr>
          </w:rPrChange>
        </w:rPr>
        <w:pPrChange w:id="1633" w:author="Kendra Wyant" w:date="2026-04-29T15:51:00Z" w16du:dateUtc="2026-04-29T20:51:00Z">
          <w:pPr>
            <w:pStyle w:val="Heading1"/>
            <w:jc w:val="center"/>
          </w:pPr>
        </w:pPrChange>
      </w:pPr>
      <w:bookmarkStart w:id="1634" w:name="references"/>
      <w:bookmarkEnd w:id="1630"/>
      <w:r w:rsidRPr="00745A4E">
        <w:rPr>
          <w:rFonts w:ascii="Arial" w:hAnsi="Arial"/>
          <w:b/>
          <w:color w:val="auto"/>
          <w:sz w:val="36"/>
          <w:rPrChange w:id="1635" w:author="Kendra Wyant" w:date="2026-04-29T15:51:00Z" w16du:dateUtc="2026-04-29T20:51:00Z">
            <w:rPr>
              <w:rFonts w:ascii="Arial" w:hAnsi="Arial"/>
              <w:b/>
              <w:color w:val="auto"/>
              <w:sz w:val="24"/>
            </w:rPr>
          </w:rPrChange>
        </w:rPr>
        <w:lastRenderedPageBreak/>
        <w:t>References</w:t>
      </w:r>
    </w:p>
    <w:p w14:paraId="28AE294C" w14:textId="77777777" w:rsidR="0022083A" w:rsidRPr="00A1169D" w:rsidRDefault="00000000">
      <w:pPr>
        <w:pStyle w:val="Bibliography"/>
        <w:rPr>
          <w:rFonts w:ascii="Arial" w:hAnsi="Arial"/>
          <w:rPrChange w:id="1636" w:author="Kendra Wyant" w:date="2026-04-29T15:51:00Z" w16du:dateUtc="2026-04-29T20:51:00Z">
            <w:rPr/>
          </w:rPrChange>
        </w:rPr>
      </w:pPr>
      <w:bookmarkStart w:id="1637" w:name="ref-mclellanDrugDependenceChronic2000"/>
      <w:bookmarkStart w:id="1638" w:name="refs"/>
      <w:r w:rsidRPr="00A1169D">
        <w:rPr>
          <w:rFonts w:ascii="Arial" w:hAnsi="Arial"/>
          <w:rPrChange w:id="1639" w:author="Kendra Wyant" w:date="2026-04-29T15:51:00Z" w16du:dateUtc="2026-04-29T20:51:00Z">
            <w:rPr/>
          </w:rPrChange>
        </w:rPr>
        <w:t>1</w:t>
      </w:r>
      <w:proofErr w:type="gramStart"/>
      <w:r w:rsidRPr="00A1169D">
        <w:rPr>
          <w:rFonts w:ascii="Arial" w:hAnsi="Arial"/>
          <w:rPrChange w:id="1640" w:author="Kendra Wyant" w:date="2026-04-29T15:51:00Z" w16du:dateUtc="2026-04-29T20:51:00Z">
            <w:rPr/>
          </w:rPrChange>
        </w:rPr>
        <w:t xml:space="preserve">. </w:t>
      </w:r>
      <w:r w:rsidRPr="00A1169D">
        <w:rPr>
          <w:rFonts w:ascii="Arial" w:hAnsi="Arial"/>
          <w:rPrChange w:id="1641" w:author="Kendra Wyant" w:date="2026-04-29T15:51:00Z" w16du:dateUtc="2026-04-29T20:51:00Z">
            <w:rPr/>
          </w:rPrChange>
        </w:rPr>
        <w:tab/>
        <w:t>McLellan</w:t>
      </w:r>
      <w:proofErr w:type="gramEnd"/>
      <w:r w:rsidRPr="00A1169D">
        <w:rPr>
          <w:rFonts w:ascii="Arial" w:hAnsi="Arial"/>
          <w:rPrChange w:id="1642" w:author="Kendra Wyant" w:date="2026-04-29T15:51:00Z" w16du:dateUtc="2026-04-29T20:51:00Z">
            <w:rPr/>
          </w:rPrChange>
        </w:rPr>
        <w:t xml:space="preserve"> AT, Lewis DC, O’Brien CP, Kleber HD. Drug dependence, a chronic medical illness: Implications for treatment, insurance, and outcomes evaluation. JAMA. 2000;284: 1689–1695. doi:</w:t>
      </w:r>
      <w:r w:rsidR="0022083A">
        <w:fldChar w:fldCharType="begin"/>
      </w:r>
      <w:r w:rsidR="0022083A">
        <w:instrText>HYPERLINK "https://doi.org/10.1001/jama.284.13.1689" \h</w:instrText>
      </w:r>
      <w:r w:rsidR="0022083A">
        <w:fldChar w:fldCharType="separate"/>
      </w:r>
      <w:r w:rsidR="0022083A" w:rsidRPr="00A1169D">
        <w:rPr>
          <w:rStyle w:val="Hyperlink"/>
          <w:rFonts w:ascii="Arial" w:hAnsi="Arial"/>
          <w:rPrChange w:id="1643" w:author="Kendra Wyant" w:date="2026-04-29T15:51:00Z" w16du:dateUtc="2026-04-29T20:51:00Z">
            <w:rPr>
              <w:rStyle w:val="Hyperlink"/>
            </w:rPr>
          </w:rPrChange>
        </w:rPr>
        <w:t>10.1001/jama.284.13.1689</w:t>
      </w:r>
      <w:r w:rsidR="0022083A">
        <w:fldChar w:fldCharType="end"/>
      </w:r>
    </w:p>
    <w:p w14:paraId="3C731EB4" w14:textId="77777777" w:rsidR="0022083A" w:rsidRPr="00A1169D" w:rsidRDefault="00000000">
      <w:pPr>
        <w:pStyle w:val="Bibliography"/>
        <w:rPr>
          <w:rFonts w:ascii="Arial" w:hAnsi="Arial"/>
          <w:rPrChange w:id="1644" w:author="Kendra Wyant" w:date="2026-04-29T15:51:00Z" w16du:dateUtc="2026-04-29T20:51:00Z">
            <w:rPr/>
          </w:rPrChange>
        </w:rPr>
      </w:pPr>
      <w:bookmarkStart w:id="1645" w:name="ref-dennisManagingAddictionChronic2007"/>
      <w:bookmarkEnd w:id="1637"/>
      <w:r w:rsidRPr="00A1169D">
        <w:rPr>
          <w:rFonts w:ascii="Arial" w:hAnsi="Arial"/>
          <w:rPrChange w:id="1646" w:author="Kendra Wyant" w:date="2026-04-29T15:51:00Z" w16du:dateUtc="2026-04-29T20:51:00Z">
            <w:rPr/>
          </w:rPrChange>
        </w:rPr>
        <w:t>2</w:t>
      </w:r>
      <w:proofErr w:type="gramStart"/>
      <w:r w:rsidRPr="00A1169D">
        <w:rPr>
          <w:rFonts w:ascii="Arial" w:hAnsi="Arial"/>
          <w:rPrChange w:id="1647" w:author="Kendra Wyant" w:date="2026-04-29T15:51:00Z" w16du:dateUtc="2026-04-29T20:51:00Z">
            <w:rPr/>
          </w:rPrChange>
        </w:rPr>
        <w:t xml:space="preserve">. </w:t>
      </w:r>
      <w:r w:rsidRPr="00A1169D">
        <w:rPr>
          <w:rFonts w:ascii="Arial" w:hAnsi="Arial"/>
          <w:rPrChange w:id="1648" w:author="Kendra Wyant" w:date="2026-04-29T15:51:00Z" w16du:dateUtc="2026-04-29T20:51:00Z">
            <w:rPr/>
          </w:rPrChange>
        </w:rPr>
        <w:tab/>
        <w:t>Dennis</w:t>
      </w:r>
      <w:proofErr w:type="gramEnd"/>
      <w:r w:rsidRPr="00A1169D">
        <w:rPr>
          <w:rFonts w:ascii="Arial" w:hAnsi="Arial"/>
          <w:rPrChange w:id="1649" w:author="Kendra Wyant" w:date="2026-04-29T15:51:00Z" w16du:dateUtc="2026-04-29T20:51:00Z">
            <w:rPr/>
          </w:rPrChange>
        </w:rPr>
        <w:t xml:space="preserve"> M, Scott CK. </w:t>
      </w:r>
      <w:r w:rsidR="0022083A">
        <w:fldChar w:fldCharType="begin"/>
      </w:r>
      <w:r w:rsidR="0022083A">
        <w:instrText>HYPERLINK "https://www.ncbi.nlm.nih.gov/pmc/articles/PMC2797101" \h</w:instrText>
      </w:r>
      <w:r w:rsidR="0022083A">
        <w:fldChar w:fldCharType="separate"/>
      </w:r>
      <w:r w:rsidR="0022083A" w:rsidRPr="00A1169D">
        <w:rPr>
          <w:rStyle w:val="Hyperlink"/>
          <w:rFonts w:ascii="Arial" w:hAnsi="Arial"/>
          <w:rPrChange w:id="1650" w:author="Kendra Wyant" w:date="2026-04-29T15:51:00Z" w16du:dateUtc="2026-04-29T20:51:00Z">
            <w:rPr>
              <w:rStyle w:val="Hyperlink"/>
            </w:rPr>
          </w:rPrChange>
        </w:rPr>
        <w:t>Managing Addiction as a Chronic Condition</w:t>
      </w:r>
      <w:r w:rsidR="0022083A">
        <w:fldChar w:fldCharType="end"/>
      </w:r>
      <w:r w:rsidRPr="00A1169D">
        <w:rPr>
          <w:rFonts w:ascii="Arial" w:hAnsi="Arial"/>
          <w:rPrChange w:id="1651" w:author="Kendra Wyant" w:date="2026-04-29T15:51:00Z" w16du:dateUtc="2026-04-29T20:51:00Z">
            <w:rPr/>
          </w:rPrChange>
        </w:rPr>
        <w:t xml:space="preserve">. Addiction Science &amp; Clinical Practice. 2007;4: 45–55. </w:t>
      </w:r>
    </w:p>
    <w:p w14:paraId="276DADEB" w14:textId="77777777" w:rsidR="0022083A" w:rsidRPr="00A1169D" w:rsidRDefault="00000000">
      <w:pPr>
        <w:pStyle w:val="Bibliography"/>
        <w:rPr>
          <w:rFonts w:ascii="Arial" w:hAnsi="Arial"/>
          <w:rPrChange w:id="1652" w:author="Kendra Wyant" w:date="2026-04-29T15:51:00Z" w16du:dateUtc="2026-04-29T20:51:00Z">
            <w:rPr/>
          </w:rPrChange>
        </w:rPr>
      </w:pPr>
      <w:bookmarkStart w:id="1653" w:name="ref-rounsavilleLapseRelapseChasing2010"/>
      <w:bookmarkEnd w:id="1645"/>
      <w:r w:rsidRPr="00A1169D">
        <w:rPr>
          <w:rFonts w:ascii="Arial" w:hAnsi="Arial"/>
          <w:rPrChange w:id="1654" w:author="Kendra Wyant" w:date="2026-04-29T15:51:00Z" w16du:dateUtc="2026-04-29T20:51:00Z">
            <w:rPr/>
          </w:rPrChange>
        </w:rPr>
        <w:t>3</w:t>
      </w:r>
      <w:proofErr w:type="gramStart"/>
      <w:r w:rsidRPr="00A1169D">
        <w:rPr>
          <w:rFonts w:ascii="Arial" w:hAnsi="Arial"/>
          <w:rPrChange w:id="1655" w:author="Kendra Wyant" w:date="2026-04-29T15:51:00Z" w16du:dateUtc="2026-04-29T20:51:00Z">
            <w:rPr/>
          </w:rPrChange>
        </w:rPr>
        <w:t xml:space="preserve">. </w:t>
      </w:r>
      <w:r w:rsidRPr="00A1169D">
        <w:rPr>
          <w:rFonts w:ascii="Arial" w:hAnsi="Arial"/>
          <w:rPrChange w:id="1656" w:author="Kendra Wyant" w:date="2026-04-29T15:51:00Z" w16du:dateUtc="2026-04-29T20:51:00Z">
            <w:rPr/>
          </w:rPrChange>
        </w:rPr>
        <w:tab/>
        <w:t>Rounsaville</w:t>
      </w:r>
      <w:proofErr w:type="gramEnd"/>
      <w:r w:rsidRPr="00A1169D">
        <w:rPr>
          <w:rFonts w:ascii="Arial" w:hAnsi="Arial"/>
          <w:rPrChange w:id="1657" w:author="Kendra Wyant" w:date="2026-04-29T15:51:00Z" w16du:dateUtc="2026-04-29T20:51:00Z">
            <w:rPr/>
          </w:rPrChange>
        </w:rPr>
        <w:t xml:space="preserve"> DB. Lapse, Relapse, and Chasing the Wagon: Post-Treatment Drinking and Recovery. PhD thesis, University of Maryland, Baltimore County. 2010. </w:t>
      </w:r>
    </w:p>
    <w:p w14:paraId="35B5D1A2" w14:textId="77777777" w:rsidR="0022083A" w:rsidRPr="00A1169D" w:rsidRDefault="00000000">
      <w:pPr>
        <w:pStyle w:val="Bibliography"/>
        <w:rPr>
          <w:rFonts w:ascii="Arial" w:hAnsi="Arial"/>
          <w:rPrChange w:id="1658" w:author="Kendra Wyant" w:date="2026-04-29T15:51:00Z" w16du:dateUtc="2026-04-29T20:51:00Z">
            <w:rPr/>
          </w:rPrChange>
        </w:rPr>
      </w:pPr>
      <w:bookmarkStart w:id="1659" w:name="X0900e084d2d8751b94683f82b04534ea811d54e"/>
      <w:bookmarkEnd w:id="1653"/>
      <w:r w:rsidRPr="00A1169D">
        <w:rPr>
          <w:rFonts w:ascii="Arial" w:hAnsi="Arial"/>
          <w:rPrChange w:id="1660" w:author="Kendra Wyant" w:date="2026-04-29T15:51:00Z" w16du:dateUtc="2026-04-29T20:51:00Z">
            <w:rPr/>
          </w:rPrChange>
        </w:rPr>
        <w:t>4</w:t>
      </w:r>
      <w:proofErr w:type="gramStart"/>
      <w:r w:rsidRPr="00A1169D">
        <w:rPr>
          <w:rFonts w:ascii="Arial" w:hAnsi="Arial"/>
          <w:rPrChange w:id="1661" w:author="Kendra Wyant" w:date="2026-04-29T15:51:00Z" w16du:dateUtc="2026-04-29T20:51:00Z">
            <w:rPr/>
          </w:rPrChange>
        </w:rPr>
        <w:t xml:space="preserve">. </w:t>
      </w:r>
      <w:r w:rsidRPr="00A1169D">
        <w:rPr>
          <w:rFonts w:ascii="Arial" w:hAnsi="Arial"/>
          <w:rPrChange w:id="1662" w:author="Kendra Wyant" w:date="2026-04-29T15:51:00Z" w16du:dateUtc="2026-04-29T20:51:00Z">
            <w:rPr/>
          </w:rPrChange>
        </w:rPr>
        <w:tab/>
        <w:t>Marlatt</w:t>
      </w:r>
      <w:proofErr w:type="gramEnd"/>
      <w:r w:rsidRPr="00A1169D">
        <w:rPr>
          <w:rFonts w:ascii="Arial" w:hAnsi="Arial"/>
          <w:rPrChange w:id="1663" w:author="Kendra Wyant" w:date="2026-04-29T15:51:00Z" w16du:dateUtc="2026-04-29T20:51:00Z">
            <w:rPr/>
          </w:rPrChange>
        </w:rPr>
        <w:t xml:space="preserve"> GA, Gordon JR, editors. Relapse Prevention: Maintenance Strategies in the Treatment of Addictive Behaviors. First edition. New York: The Guilford Press; 1985. </w:t>
      </w:r>
    </w:p>
    <w:p w14:paraId="1B3815B6" w14:textId="77777777" w:rsidR="0022083A" w:rsidRPr="00A1169D" w:rsidRDefault="00000000">
      <w:pPr>
        <w:pStyle w:val="Bibliography"/>
        <w:rPr>
          <w:rFonts w:ascii="Arial" w:hAnsi="Arial"/>
          <w:rPrChange w:id="1664" w:author="Kendra Wyant" w:date="2026-04-29T15:51:00Z" w16du:dateUtc="2026-04-29T20:51:00Z">
            <w:rPr/>
          </w:rPrChange>
        </w:rPr>
      </w:pPr>
      <w:bookmarkStart w:id="1665" w:name="ref-marlattRelapsePreventionSecond2007"/>
      <w:bookmarkEnd w:id="1659"/>
      <w:r w:rsidRPr="00A1169D">
        <w:rPr>
          <w:rFonts w:ascii="Arial" w:hAnsi="Arial"/>
          <w:rPrChange w:id="1666" w:author="Kendra Wyant" w:date="2026-04-29T15:51:00Z" w16du:dateUtc="2026-04-29T20:51:00Z">
            <w:rPr/>
          </w:rPrChange>
        </w:rPr>
        <w:t>5</w:t>
      </w:r>
      <w:proofErr w:type="gramStart"/>
      <w:r w:rsidRPr="00A1169D">
        <w:rPr>
          <w:rFonts w:ascii="Arial" w:hAnsi="Arial"/>
          <w:rPrChange w:id="1667" w:author="Kendra Wyant" w:date="2026-04-29T15:51:00Z" w16du:dateUtc="2026-04-29T20:51:00Z">
            <w:rPr/>
          </w:rPrChange>
        </w:rPr>
        <w:t xml:space="preserve">. </w:t>
      </w:r>
      <w:r w:rsidRPr="00A1169D">
        <w:rPr>
          <w:rFonts w:ascii="Arial" w:hAnsi="Arial"/>
          <w:rPrChange w:id="1668" w:author="Kendra Wyant" w:date="2026-04-29T15:51:00Z" w16du:dateUtc="2026-04-29T20:51:00Z">
            <w:rPr/>
          </w:rPrChange>
        </w:rPr>
        <w:tab/>
        <w:t>Marlatt</w:t>
      </w:r>
      <w:proofErr w:type="gramEnd"/>
      <w:r w:rsidRPr="00A1169D">
        <w:rPr>
          <w:rFonts w:ascii="Arial" w:hAnsi="Arial"/>
          <w:rPrChange w:id="1669" w:author="Kendra Wyant" w:date="2026-04-29T15:51:00Z" w16du:dateUtc="2026-04-29T20:51:00Z">
            <w:rPr/>
          </w:rPrChange>
        </w:rPr>
        <w:t xml:space="preserve"> GA, Donovan DM, editors. Relapse Prevention, Second Edition: Maintenance Strategies in the Treatment of Addictive Behaviors. 2nd edition. New York London: The Guilford Press; 2007. </w:t>
      </w:r>
    </w:p>
    <w:p w14:paraId="51A5A322" w14:textId="77777777" w:rsidR="0022083A" w:rsidRPr="00A1169D" w:rsidRDefault="00000000">
      <w:pPr>
        <w:pStyle w:val="Bibliography"/>
        <w:rPr>
          <w:rFonts w:ascii="Arial" w:hAnsi="Arial"/>
          <w:rPrChange w:id="1670" w:author="Kendra Wyant" w:date="2026-04-29T15:51:00Z" w16du:dateUtc="2026-04-29T20:51:00Z">
            <w:rPr/>
          </w:rPrChange>
        </w:rPr>
      </w:pPr>
      <w:bookmarkStart w:id="1671" w:name="ref-daleyReducingRiskRelapse2019"/>
      <w:bookmarkEnd w:id="1665"/>
      <w:r w:rsidRPr="00A1169D">
        <w:rPr>
          <w:rFonts w:ascii="Arial" w:hAnsi="Arial"/>
          <w:rPrChange w:id="1672" w:author="Kendra Wyant" w:date="2026-04-29T15:51:00Z" w16du:dateUtc="2026-04-29T20:51:00Z">
            <w:rPr/>
          </w:rPrChange>
        </w:rPr>
        <w:t xml:space="preserve">6. </w:t>
      </w:r>
      <w:r w:rsidRPr="00A1169D">
        <w:rPr>
          <w:rFonts w:ascii="Arial" w:hAnsi="Arial"/>
          <w:rPrChange w:id="1673" w:author="Kendra Wyant" w:date="2026-04-29T15:51:00Z" w16du:dateUtc="2026-04-29T20:51:00Z">
            <w:rPr/>
          </w:rPrChange>
        </w:rPr>
        <w:tab/>
        <w:t>Daley DC, Douaihy A. Reducing the Risk of Relapse. In: Daley DC, Douaihy AB, Daley DC, Douaihy A, editors. Managing Substance Use Disorder: Practitioner Guide. Oxford University Press; 2019. p. 0. doi:</w:t>
      </w:r>
      <w:r w:rsidR="0022083A">
        <w:fldChar w:fldCharType="begin"/>
      </w:r>
      <w:r w:rsidR="0022083A">
        <w:instrText>HYPERLINK "https://doi.org/10.1093/med-psych/9780190926717.003.0018" \h</w:instrText>
      </w:r>
      <w:r w:rsidR="0022083A">
        <w:fldChar w:fldCharType="separate"/>
      </w:r>
      <w:r w:rsidR="0022083A" w:rsidRPr="00A1169D">
        <w:rPr>
          <w:rStyle w:val="Hyperlink"/>
          <w:rFonts w:ascii="Arial" w:hAnsi="Arial"/>
          <w:rPrChange w:id="1674" w:author="Kendra Wyant" w:date="2026-04-29T15:51:00Z" w16du:dateUtc="2026-04-29T20:51:00Z">
            <w:rPr>
              <w:rStyle w:val="Hyperlink"/>
            </w:rPr>
          </w:rPrChange>
        </w:rPr>
        <w:t>10.1093/med-psych/9780190926717.003.0018</w:t>
      </w:r>
      <w:r w:rsidR="0022083A">
        <w:fldChar w:fldCharType="end"/>
      </w:r>
    </w:p>
    <w:p w14:paraId="5A703C25" w14:textId="77777777" w:rsidR="0022083A" w:rsidRPr="00A1169D" w:rsidRDefault="00000000">
      <w:pPr>
        <w:pStyle w:val="Bibliography"/>
        <w:rPr>
          <w:rFonts w:ascii="Arial" w:hAnsi="Arial"/>
          <w:rPrChange w:id="1675" w:author="Kendra Wyant" w:date="2026-04-29T15:51:00Z" w16du:dateUtc="2026-04-29T20:51:00Z">
            <w:rPr/>
          </w:rPrChange>
        </w:rPr>
      </w:pPr>
      <w:bookmarkStart w:id="1676" w:name="ref-clevelandRecoveryRecoveryCapital2021"/>
      <w:bookmarkEnd w:id="1671"/>
      <w:r w:rsidRPr="00A1169D">
        <w:rPr>
          <w:rFonts w:ascii="Arial" w:hAnsi="Arial"/>
          <w:rPrChange w:id="1677" w:author="Kendra Wyant" w:date="2026-04-29T15:51:00Z" w16du:dateUtc="2026-04-29T20:51:00Z">
            <w:rPr/>
          </w:rPrChange>
        </w:rPr>
        <w:t>7</w:t>
      </w:r>
      <w:proofErr w:type="gramStart"/>
      <w:r w:rsidRPr="00A1169D">
        <w:rPr>
          <w:rFonts w:ascii="Arial" w:hAnsi="Arial"/>
          <w:rPrChange w:id="1678" w:author="Kendra Wyant" w:date="2026-04-29T15:51:00Z" w16du:dateUtc="2026-04-29T20:51:00Z">
            <w:rPr/>
          </w:rPrChange>
        </w:rPr>
        <w:t xml:space="preserve">. </w:t>
      </w:r>
      <w:r w:rsidRPr="00A1169D">
        <w:rPr>
          <w:rFonts w:ascii="Arial" w:hAnsi="Arial"/>
          <w:rPrChange w:id="1679" w:author="Kendra Wyant" w:date="2026-04-29T15:51:00Z" w16du:dateUtc="2026-04-29T20:51:00Z">
            <w:rPr/>
          </w:rPrChange>
        </w:rPr>
        <w:tab/>
        <w:t>Cleveland</w:t>
      </w:r>
      <w:proofErr w:type="gramEnd"/>
      <w:r w:rsidRPr="00A1169D">
        <w:rPr>
          <w:rFonts w:ascii="Arial" w:hAnsi="Arial"/>
          <w:rPrChange w:id="1680" w:author="Kendra Wyant" w:date="2026-04-29T15:51:00Z" w16du:dateUtc="2026-04-29T20:51:00Z">
            <w:rPr/>
          </w:rPrChange>
        </w:rPr>
        <w:t xml:space="preserve"> HH, Brick TR, Knapp KS, Croff JM. Recovery and Recovery Capital: Aligning Measurement with Theory and Practice. In: Croff JM, Beaman J, editors. Family Resilience and Recovery from Opioids and Other Addictions. Cham: Springer International Publishing; 2021. pp. 109–128. doi:</w:t>
      </w:r>
      <w:r w:rsidR="0022083A">
        <w:fldChar w:fldCharType="begin"/>
      </w:r>
      <w:r w:rsidR="0022083A">
        <w:instrText>HYPERLINK "https://doi.org/10.1007/978-3-030-56958-7_6" \h</w:instrText>
      </w:r>
      <w:r w:rsidR="0022083A">
        <w:fldChar w:fldCharType="separate"/>
      </w:r>
      <w:r w:rsidR="0022083A" w:rsidRPr="00A1169D">
        <w:rPr>
          <w:rStyle w:val="Hyperlink"/>
          <w:rFonts w:ascii="Arial" w:hAnsi="Arial"/>
          <w:rPrChange w:id="1681" w:author="Kendra Wyant" w:date="2026-04-29T15:51:00Z" w16du:dateUtc="2026-04-29T20:51:00Z">
            <w:rPr>
              <w:rStyle w:val="Hyperlink"/>
            </w:rPr>
          </w:rPrChange>
        </w:rPr>
        <w:t>10.1007/978-3-030-56958-7_6</w:t>
      </w:r>
      <w:r w:rsidR="0022083A">
        <w:fldChar w:fldCharType="end"/>
      </w:r>
    </w:p>
    <w:p w14:paraId="1EC04DC1" w14:textId="77777777" w:rsidR="0022083A" w:rsidRPr="00A1169D" w:rsidRDefault="00000000">
      <w:pPr>
        <w:pStyle w:val="Bibliography"/>
        <w:rPr>
          <w:rFonts w:ascii="Arial" w:hAnsi="Arial"/>
          <w:rPrChange w:id="1682" w:author="Kendra Wyant" w:date="2026-04-29T15:51:00Z" w16du:dateUtc="2026-04-29T20:51:00Z">
            <w:rPr/>
          </w:rPrChange>
        </w:rPr>
      </w:pPr>
      <w:bookmarkStart w:id="1683" w:name="ref-mohrPersonalSensingUnderstanding2017"/>
      <w:bookmarkEnd w:id="1676"/>
      <w:r w:rsidRPr="00A1169D">
        <w:rPr>
          <w:rFonts w:ascii="Arial" w:hAnsi="Arial"/>
          <w:rPrChange w:id="1684" w:author="Kendra Wyant" w:date="2026-04-29T15:51:00Z" w16du:dateUtc="2026-04-29T20:51:00Z">
            <w:rPr/>
          </w:rPrChange>
        </w:rPr>
        <w:t>8</w:t>
      </w:r>
      <w:proofErr w:type="gramStart"/>
      <w:r w:rsidRPr="00A1169D">
        <w:rPr>
          <w:rFonts w:ascii="Arial" w:hAnsi="Arial"/>
          <w:rPrChange w:id="1685" w:author="Kendra Wyant" w:date="2026-04-29T15:51:00Z" w16du:dateUtc="2026-04-29T20:51:00Z">
            <w:rPr/>
          </w:rPrChange>
        </w:rPr>
        <w:t xml:space="preserve">. </w:t>
      </w:r>
      <w:r w:rsidRPr="00A1169D">
        <w:rPr>
          <w:rFonts w:ascii="Arial" w:hAnsi="Arial"/>
          <w:rPrChange w:id="1686" w:author="Kendra Wyant" w:date="2026-04-29T15:51:00Z" w16du:dateUtc="2026-04-29T20:51:00Z">
            <w:rPr/>
          </w:rPrChange>
        </w:rPr>
        <w:tab/>
        <w:t>Mohr</w:t>
      </w:r>
      <w:proofErr w:type="gramEnd"/>
      <w:r w:rsidRPr="00A1169D">
        <w:rPr>
          <w:rFonts w:ascii="Arial" w:hAnsi="Arial"/>
          <w:rPrChange w:id="1687" w:author="Kendra Wyant" w:date="2026-04-29T15:51:00Z" w16du:dateUtc="2026-04-29T20:51:00Z">
            <w:rPr/>
          </w:rPrChange>
        </w:rPr>
        <w:t xml:space="preserve"> DC, Zhang M, Schueller SM. Personal Sensing: Understanding Mental Health Using Ubiquitous Sensors and Machine Learning. Annual Review of Clinical Psychology. 2017;13: 23–47. doi:</w:t>
      </w:r>
      <w:r w:rsidR="0022083A">
        <w:fldChar w:fldCharType="begin"/>
      </w:r>
      <w:r w:rsidR="0022083A">
        <w:instrText>HYPERLINK "https://doi.org/10.1146/annurev-clinpsy-032816-044949" \h</w:instrText>
      </w:r>
      <w:r w:rsidR="0022083A">
        <w:fldChar w:fldCharType="separate"/>
      </w:r>
      <w:r w:rsidR="0022083A" w:rsidRPr="00A1169D">
        <w:rPr>
          <w:rStyle w:val="Hyperlink"/>
          <w:rFonts w:ascii="Arial" w:hAnsi="Arial"/>
          <w:rPrChange w:id="1688" w:author="Kendra Wyant" w:date="2026-04-29T15:51:00Z" w16du:dateUtc="2026-04-29T20:51:00Z">
            <w:rPr>
              <w:rStyle w:val="Hyperlink"/>
            </w:rPr>
          </w:rPrChange>
        </w:rPr>
        <w:t>10.1146/annurev-clinpsy-032816-044949</w:t>
      </w:r>
      <w:r w:rsidR="0022083A">
        <w:fldChar w:fldCharType="end"/>
      </w:r>
    </w:p>
    <w:p w14:paraId="5273B7AF" w14:textId="77777777" w:rsidR="0022083A" w:rsidRPr="00A1169D" w:rsidRDefault="00000000">
      <w:pPr>
        <w:pStyle w:val="Bibliography"/>
        <w:rPr>
          <w:rFonts w:ascii="Arial" w:hAnsi="Arial"/>
          <w:rPrChange w:id="1689" w:author="Kendra Wyant" w:date="2026-04-29T15:51:00Z" w16du:dateUtc="2026-04-29T20:51:00Z">
            <w:rPr/>
          </w:rPrChange>
        </w:rPr>
      </w:pPr>
      <w:bookmarkStart w:id="1690" w:name="ref-chihPredictiveModelingAddiction2014"/>
      <w:bookmarkEnd w:id="1683"/>
      <w:r w:rsidRPr="00A1169D">
        <w:rPr>
          <w:rFonts w:ascii="Arial" w:hAnsi="Arial"/>
          <w:rPrChange w:id="1691" w:author="Kendra Wyant" w:date="2026-04-29T15:51:00Z" w16du:dateUtc="2026-04-29T20:51:00Z">
            <w:rPr/>
          </w:rPrChange>
        </w:rPr>
        <w:t>9</w:t>
      </w:r>
      <w:proofErr w:type="gramStart"/>
      <w:r w:rsidRPr="00A1169D">
        <w:rPr>
          <w:rFonts w:ascii="Arial" w:hAnsi="Arial"/>
          <w:rPrChange w:id="1692" w:author="Kendra Wyant" w:date="2026-04-29T15:51:00Z" w16du:dateUtc="2026-04-29T20:51:00Z">
            <w:rPr/>
          </w:rPrChange>
        </w:rPr>
        <w:t xml:space="preserve">. </w:t>
      </w:r>
      <w:r w:rsidRPr="00A1169D">
        <w:rPr>
          <w:rFonts w:ascii="Arial" w:hAnsi="Arial"/>
          <w:rPrChange w:id="1693" w:author="Kendra Wyant" w:date="2026-04-29T15:51:00Z" w16du:dateUtc="2026-04-29T20:51:00Z">
            <w:rPr/>
          </w:rPrChange>
        </w:rPr>
        <w:tab/>
        <w:t>Chih</w:t>
      </w:r>
      <w:proofErr w:type="gramEnd"/>
      <w:r w:rsidRPr="00A1169D">
        <w:rPr>
          <w:rFonts w:ascii="Arial" w:hAnsi="Arial"/>
          <w:rPrChange w:id="1694" w:author="Kendra Wyant" w:date="2026-04-29T15:51:00Z" w16du:dateUtc="2026-04-29T20:51:00Z">
            <w:rPr/>
          </w:rPrChange>
        </w:rPr>
        <w:t xml:space="preserve"> M-Y, Patton T, McTavish FM, Isham AJ, Judkins-Fisher CL, Atwood AK, et al. Predictive modeling of addiction lapses in a mobile health application. Journal of Substance Abuse Treatment. 2014;46: 29–35. doi:</w:t>
      </w:r>
      <w:r w:rsidR="0022083A">
        <w:fldChar w:fldCharType="begin"/>
      </w:r>
      <w:r w:rsidR="0022083A">
        <w:instrText>HYPERLINK "https://doi.org/10.1016/j.jsat.2013.08.004" \h</w:instrText>
      </w:r>
      <w:r w:rsidR="0022083A">
        <w:fldChar w:fldCharType="separate"/>
      </w:r>
      <w:r w:rsidR="0022083A" w:rsidRPr="00A1169D">
        <w:rPr>
          <w:rStyle w:val="Hyperlink"/>
          <w:rFonts w:ascii="Arial" w:hAnsi="Arial"/>
          <w:rPrChange w:id="1695" w:author="Kendra Wyant" w:date="2026-04-29T15:51:00Z" w16du:dateUtc="2026-04-29T20:51:00Z">
            <w:rPr>
              <w:rStyle w:val="Hyperlink"/>
            </w:rPr>
          </w:rPrChange>
        </w:rPr>
        <w:t>10.1016/j.jsat.2013.08.004</w:t>
      </w:r>
      <w:r w:rsidR="0022083A">
        <w:fldChar w:fldCharType="end"/>
      </w:r>
    </w:p>
    <w:p w14:paraId="3C5A94DC" w14:textId="77777777" w:rsidR="0022083A" w:rsidRPr="00A1169D" w:rsidRDefault="00000000">
      <w:pPr>
        <w:pStyle w:val="Bibliography"/>
        <w:rPr>
          <w:rFonts w:ascii="Arial" w:hAnsi="Arial"/>
          <w:rPrChange w:id="1696" w:author="Kendra Wyant" w:date="2026-04-29T15:51:00Z" w16du:dateUtc="2026-04-29T20:51:00Z">
            <w:rPr/>
          </w:rPrChange>
        </w:rPr>
      </w:pPr>
      <w:bookmarkStart w:id="1697" w:name="ref-wyantMachineLearningModels2024"/>
      <w:bookmarkEnd w:id="1690"/>
      <w:r w:rsidRPr="00A1169D">
        <w:rPr>
          <w:rFonts w:ascii="Arial" w:hAnsi="Arial"/>
          <w:rPrChange w:id="1698" w:author="Kendra Wyant" w:date="2026-04-29T15:51:00Z" w16du:dateUtc="2026-04-29T20:51:00Z">
            <w:rPr/>
          </w:rPrChange>
        </w:rPr>
        <w:t>10</w:t>
      </w:r>
      <w:proofErr w:type="gramStart"/>
      <w:r w:rsidRPr="00A1169D">
        <w:rPr>
          <w:rFonts w:ascii="Arial" w:hAnsi="Arial"/>
          <w:rPrChange w:id="1699" w:author="Kendra Wyant" w:date="2026-04-29T15:51:00Z" w16du:dateUtc="2026-04-29T20:51:00Z">
            <w:rPr/>
          </w:rPrChange>
        </w:rPr>
        <w:t xml:space="preserve">. </w:t>
      </w:r>
      <w:r w:rsidRPr="00A1169D">
        <w:rPr>
          <w:rFonts w:ascii="Arial" w:hAnsi="Arial"/>
          <w:rPrChange w:id="1700" w:author="Kendra Wyant" w:date="2026-04-29T15:51:00Z" w16du:dateUtc="2026-04-29T20:51:00Z">
            <w:rPr/>
          </w:rPrChange>
        </w:rPr>
        <w:tab/>
        <w:t>Wyant</w:t>
      </w:r>
      <w:proofErr w:type="gramEnd"/>
      <w:r w:rsidRPr="00A1169D">
        <w:rPr>
          <w:rFonts w:ascii="Arial" w:hAnsi="Arial"/>
          <w:rPrChange w:id="1701" w:author="Kendra Wyant" w:date="2026-04-29T15:51:00Z" w16du:dateUtc="2026-04-29T20:51:00Z">
            <w:rPr/>
          </w:rPrChange>
        </w:rPr>
        <w:t xml:space="preserve"> K, Sant’Ana SJ, Fronk GE, Curtin JJ. Machine learning models for temporally precise lapse prediction in alcohol use disorder. Journal of Psychopathology and Clinical Science. 2024;133: 527–540. doi:</w:t>
      </w:r>
      <w:r w:rsidR="0022083A">
        <w:fldChar w:fldCharType="begin"/>
      </w:r>
      <w:r w:rsidR="0022083A">
        <w:instrText>HYPERLINK "https://doi.org/10.1037/abn0000901" \h</w:instrText>
      </w:r>
      <w:r w:rsidR="0022083A">
        <w:fldChar w:fldCharType="separate"/>
      </w:r>
      <w:r w:rsidR="0022083A" w:rsidRPr="00A1169D">
        <w:rPr>
          <w:rStyle w:val="Hyperlink"/>
          <w:rFonts w:ascii="Arial" w:hAnsi="Arial"/>
          <w:rPrChange w:id="1702" w:author="Kendra Wyant" w:date="2026-04-29T15:51:00Z" w16du:dateUtc="2026-04-29T20:51:00Z">
            <w:rPr>
              <w:rStyle w:val="Hyperlink"/>
            </w:rPr>
          </w:rPrChange>
        </w:rPr>
        <w:t>10.1037/abn0000901</w:t>
      </w:r>
      <w:r w:rsidR="0022083A">
        <w:fldChar w:fldCharType="end"/>
      </w:r>
    </w:p>
    <w:p w14:paraId="7A0D7F0E" w14:textId="77777777" w:rsidR="0022083A" w:rsidRPr="00A1169D" w:rsidRDefault="00000000">
      <w:pPr>
        <w:pStyle w:val="Bibliography"/>
        <w:rPr>
          <w:rFonts w:ascii="Arial" w:hAnsi="Arial"/>
          <w:rPrChange w:id="1703" w:author="Kendra Wyant" w:date="2026-04-29T15:51:00Z" w16du:dateUtc="2026-04-29T20:51:00Z">
            <w:rPr/>
          </w:rPrChange>
        </w:rPr>
      </w:pPr>
      <w:bookmarkStart w:id="1704" w:name="Xd3cf5dced997940b3810fae8f5a19eca304449d"/>
      <w:bookmarkEnd w:id="1697"/>
      <w:r w:rsidRPr="00A1169D">
        <w:rPr>
          <w:rFonts w:ascii="Arial" w:hAnsi="Arial"/>
          <w:rPrChange w:id="1705" w:author="Kendra Wyant" w:date="2026-04-29T15:51:00Z" w16du:dateUtc="2026-04-29T20:51:00Z">
            <w:rPr/>
          </w:rPrChange>
        </w:rPr>
        <w:t>11</w:t>
      </w:r>
      <w:proofErr w:type="gramStart"/>
      <w:r w:rsidRPr="00A1169D">
        <w:rPr>
          <w:rFonts w:ascii="Arial" w:hAnsi="Arial"/>
          <w:rPrChange w:id="1706" w:author="Kendra Wyant" w:date="2026-04-29T15:51:00Z" w16du:dateUtc="2026-04-29T20:51:00Z">
            <w:rPr/>
          </w:rPrChange>
        </w:rPr>
        <w:t xml:space="preserve">. </w:t>
      </w:r>
      <w:r w:rsidRPr="00A1169D">
        <w:rPr>
          <w:rFonts w:ascii="Arial" w:hAnsi="Arial"/>
          <w:rPrChange w:id="1707" w:author="Kendra Wyant" w:date="2026-04-29T15:51:00Z" w16du:dateUtc="2026-04-29T20:51:00Z">
            <w:rPr/>
          </w:rPrChange>
        </w:rPr>
        <w:tab/>
        <w:t>Wyant</w:t>
      </w:r>
      <w:proofErr w:type="gramEnd"/>
      <w:r w:rsidRPr="00A1169D">
        <w:rPr>
          <w:rFonts w:ascii="Arial" w:hAnsi="Arial"/>
          <w:rPrChange w:id="1708" w:author="Kendra Wyant" w:date="2026-04-29T15:51:00Z" w16du:dateUtc="2026-04-29T20:51:00Z">
            <w:rPr/>
          </w:rPrChange>
        </w:rPr>
        <w:t xml:space="preserve"> K, Fronk GE, Yu C, Punturieri CE, Curtin JJ. Forecasting Risk of Alcohol Lapse up to Two Weeks in Advance using Time-lagged Machine Learning Models. under review. </w:t>
      </w:r>
    </w:p>
    <w:p w14:paraId="72D032B2" w14:textId="77777777" w:rsidR="0022083A" w:rsidRPr="00A1169D" w:rsidRDefault="00000000">
      <w:pPr>
        <w:pStyle w:val="Bibliography"/>
        <w:rPr>
          <w:rFonts w:ascii="Arial" w:hAnsi="Arial"/>
          <w:rPrChange w:id="1709" w:author="Kendra Wyant" w:date="2026-04-29T15:51:00Z" w16du:dateUtc="2026-04-29T20:51:00Z">
            <w:rPr/>
          </w:rPrChange>
        </w:rPr>
      </w:pPr>
      <w:bookmarkStart w:id="1710" w:name="X9dfa929848d202736296032659cec14e42606bb"/>
      <w:bookmarkEnd w:id="1704"/>
      <w:r w:rsidRPr="00A1169D">
        <w:rPr>
          <w:rFonts w:ascii="Arial" w:hAnsi="Arial"/>
          <w:rPrChange w:id="1711" w:author="Kendra Wyant" w:date="2026-04-29T15:51:00Z" w16du:dateUtc="2026-04-29T20:51:00Z">
            <w:rPr/>
          </w:rPrChange>
        </w:rPr>
        <w:t xml:space="preserve">12. </w:t>
      </w:r>
      <w:r w:rsidRPr="00A1169D">
        <w:rPr>
          <w:rFonts w:ascii="Arial" w:hAnsi="Arial"/>
          <w:rPrChange w:id="1712" w:author="Kendra Wyant" w:date="2026-04-29T15:51:00Z" w16du:dateUtc="2026-04-29T20:51:00Z">
            <w:rPr/>
          </w:rPrChange>
        </w:rPr>
        <w:tab/>
        <w:t>Jones A, Remmerswaal D, Verveer I, Robinson E, Franken IHA, Wen CKF, et al. Compliance with ecological momentary assessment protocols in substance users: A meta-analysis. Addiction (Abingdon, England). 2019;114: 609–619. doi:</w:t>
      </w:r>
      <w:r w:rsidR="0022083A">
        <w:fldChar w:fldCharType="begin"/>
      </w:r>
      <w:r w:rsidR="0022083A">
        <w:instrText>HYPERLINK "https://doi.org/10/gfsjzg" \h</w:instrText>
      </w:r>
      <w:r w:rsidR="0022083A">
        <w:fldChar w:fldCharType="separate"/>
      </w:r>
      <w:r w:rsidR="0022083A" w:rsidRPr="00A1169D">
        <w:rPr>
          <w:rStyle w:val="Hyperlink"/>
          <w:rFonts w:ascii="Arial" w:hAnsi="Arial"/>
          <w:rPrChange w:id="1713" w:author="Kendra Wyant" w:date="2026-04-29T15:51:00Z" w16du:dateUtc="2026-04-29T20:51:00Z">
            <w:rPr>
              <w:rStyle w:val="Hyperlink"/>
            </w:rPr>
          </w:rPrChange>
        </w:rPr>
        <w:t>10/gfsjzg</w:t>
      </w:r>
      <w:r w:rsidR="0022083A">
        <w:fldChar w:fldCharType="end"/>
      </w:r>
    </w:p>
    <w:p w14:paraId="3835C52F" w14:textId="77777777" w:rsidR="0022083A" w:rsidRPr="00A1169D" w:rsidRDefault="00000000">
      <w:pPr>
        <w:pStyle w:val="Bibliography"/>
        <w:rPr>
          <w:rFonts w:ascii="Arial" w:hAnsi="Arial"/>
          <w:rPrChange w:id="1714" w:author="Kendra Wyant" w:date="2026-04-29T15:51:00Z" w16du:dateUtc="2026-04-29T20:51:00Z">
            <w:rPr/>
          </w:rPrChange>
        </w:rPr>
      </w:pPr>
      <w:bookmarkStart w:id="1715" w:name="Xb35ee182d565575e339a0170868456c1684f821"/>
      <w:bookmarkEnd w:id="1710"/>
      <w:r w:rsidRPr="00A1169D">
        <w:rPr>
          <w:rFonts w:ascii="Arial" w:hAnsi="Arial"/>
          <w:rPrChange w:id="1716" w:author="Kendra Wyant" w:date="2026-04-29T15:51:00Z" w16du:dateUtc="2026-04-29T20:51:00Z">
            <w:rPr/>
          </w:rPrChange>
        </w:rPr>
        <w:lastRenderedPageBreak/>
        <w:t>13</w:t>
      </w:r>
      <w:proofErr w:type="gramStart"/>
      <w:r w:rsidRPr="00A1169D">
        <w:rPr>
          <w:rFonts w:ascii="Arial" w:hAnsi="Arial"/>
          <w:rPrChange w:id="1717" w:author="Kendra Wyant" w:date="2026-04-29T15:51:00Z" w16du:dateUtc="2026-04-29T20:51:00Z">
            <w:rPr/>
          </w:rPrChange>
        </w:rPr>
        <w:t xml:space="preserve">. </w:t>
      </w:r>
      <w:r w:rsidRPr="00A1169D">
        <w:rPr>
          <w:rFonts w:ascii="Arial" w:hAnsi="Arial"/>
          <w:rPrChange w:id="1718" w:author="Kendra Wyant" w:date="2026-04-29T15:51:00Z" w16du:dateUtc="2026-04-29T20:51:00Z">
            <w:rPr/>
          </w:rPrChange>
        </w:rPr>
        <w:tab/>
        <w:t>Wyant</w:t>
      </w:r>
      <w:proofErr w:type="gramEnd"/>
      <w:r w:rsidRPr="00A1169D">
        <w:rPr>
          <w:rFonts w:ascii="Arial" w:hAnsi="Arial"/>
          <w:rPrChange w:id="1719" w:author="Kendra Wyant" w:date="2026-04-29T15:51:00Z" w16du:dateUtc="2026-04-29T20:51:00Z">
            <w:rPr/>
          </w:rPrChange>
        </w:rPr>
        <w:t xml:space="preserve"> K, Moshontz H, Ward SB, Fronk GE, Curtin JJ. Acceptability of Personal Sensing Among People </w:t>
      </w:r>
      <w:proofErr w:type="gramStart"/>
      <w:r w:rsidRPr="00A1169D">
        <w:rPr>
          <w:rFonts w:ascii="Arial" w:hAnsi="Arial"/>
          <w:rPrChange w:id="1720" w:author="Kendra Wyant" w:date="2026-04-29T15:51:00Z" w16du:dateUtc="2026-04-29T20:51:00Z">
            <w:rPr/>
          </w:rPrChange>
        </w:rPr>
        <w:t>With</w:t>
      </w:r>
      <w:proofErr w:type="gramEnd"/>
      <w:r w:rsidRPr="00A1169D">
        <w:rPr>
          <w:rFonts w:ascii="Arial" w:hAnsi="Arial"/>
          <w:rPrChange w:id="1721" w:author="Kendra Wyant" w:date="2026-04-29T15:51:00Z" w16du:dateUtc="2026-04-29T20:51:00Z">
            <w:rPr/>
          </w:rPrChange>
        </w:rPr>
        <w:t xml:space="preserve"> Alcohol Use Disorder: Observational Study. JMIR mHealth and uHealth. 2023;11: e41833. doi:</w:t>
      </w:r>
      <w:r w:rsidR="0022083A">
        <w:fldChar w:fldCharType="begin"/>
      </w:r>
      <w:r w:rsidR="0022083A">
        <w:instrText>HYPERLINK "https://doi.org/10.2196/41833" \h</w:instrText>
      </w:r>
      <w:r w:rsidR="0022083A">
        <w:fldChar w:fldCharType="separate"/>
      </w:r>
      <w:r w:rsidR="0022083A" w:rsidRPr="00A1169D">
        <w:rPr>
          <w:rStyle w:val="Hyperlink"/>
          <w:rFonts w:ascii="Arial" w:hAnsi="Arial"/>
          <w:rPrChange w:id="1722" w:author="Kendra Wyant" w:date="2026-04-29T15:51:00Z" w16du:dateUtc="2026-04-29T20:51:00Z">
            <w:rPr>
              <w:rStyle w:val="Hyperlink"/>
            </w:rPr>
          </w:rPrChange>
        </w:rPr>
        <w:t>10.2196/41833</w:t>
      </w:r>
      <w:r w:rsidR="0022083A">
        <w:fldChar w:fldCharType="end"/>
      </w:r>
    </w:p>
    <w:p w14:paraId="01DA72EC" w14:textId="77777777" w:rsidR="0022083A" w:rsidRPr="00A1169D" w:rsidRDefault="00000000">
      <w:pPr>
        <w:pStyle w:val="Bibliography"/>
        <w:rPr>
          <w:ins w:id="1723" w:author="Kendra Wyant" w:date="2026-04-29T15:51:00Z" w16du:dateUtc="2026-04-29T20:51:00Z"/>
          <w:rFonts w:ascii="Arial" w:hAnsi="Arial" w:cs="Arial"/>
        </w:rPr>
      </w:pPr>
      <w:bookmarkStart w:id="1724" w:name="Xe80ec35a54976c698ffc95801360289b0b6042f"/>
      <w:bookmarkEnd w:id="1715"/>
      <w:ins w:id="1725" w:author="Kendra Wyant" w:date="2026-04-29T15:51:00Z" w16du:dateUtc="2026-04-29T20:51:00Z">
        <w:r w:rsidRPr="00A1169D">
          <w:rPr>
            <w:rFonts w:ascii="Arial" w:hAnsi="Arial" w:cs="Arial"/>
          </w:rPr>
          <w:t>14</w:t>
        </w:r>
        <w:proofErr w:type="gramStart"/>
        <w:r w:rsidRPr="00A1169D">
          <w:rPr>
            <w:rFonts w:ascii="Arial" w:hAnsi="Arial" w:cs="Arial"/>
          </w:rPr>
          <w:t xml:space="preserve">. </w:t>
        </w:r>
        <w:r w:rsidRPr="00A1169D">
          <w:rPr>
            <w:rFonts w:ascii="Arial" w:hAnsi="Arial" w:cs="Arial"/>
          </w:rPr>
          <w:tab/>
          <w:t>Hunter</w:t>
        </w:r>
        <w:proofErr w:type="gramEnd"/>
        <w:r w:rsidRPr="00A1169D">
          <w:rPr>
            <w:rFonts w:ascii="Arial" w:hAnsi="Arial" w:cs="Arial"/>
          </w:rPr>
          <w:t xml:space="preserve">-Reel D, McCrady B, Hildebrandt T. Emphasizing interpersonal factors: An extension of the </w:t>
        </w:r>
        <w:proofErr w:type="spellStart"/>
        <w:r w:rsidRPr="00A1169D">
          <w:rPr>
            <w:rFonts w:ascii="Arial" w:hAnsi="Arial" w:cs="Arial"/>
          </w:rPr>
          <w:t>Witkiewitz</w:t>
        </w:r>
        <w:proofErr w:type="spellEnd"/>
        <w:r w:rsidRPr="00A1169D">
          <w:rPr>
            <w:rFonts w:ascii="Arial" w:hAnsi="Arial" w:cs="Arial"/>
          </w:rPr>
          <w:t xml:space="preserve"> and Marlatt relapse model. Addiction. 2009;104: 1281–1290. doi:</w:t>
        </w:r>
        <w:r w:rsidR="0022083A">
          <w:fldChar w:fldCharType="begin"/>
        </w:r>
        <w:r w:rsidR="0022083A">
          <w:instrText>HYPERLINK "https://doi.org/10/bqvzsj" \h</w:instrText>
        </w:r>
        <w:r w:rsidR="0022083A">
          <w:fldChar w:fldCharType="separate"/>
        </w:r>
        <w:r w:rsidR="0022083A" w:rsidRPr="00A1169D">
          <w:rPr>
            <w:rStyle w:val="Hyperlink"/>
            <w:rFonts w:ascii="Arial" w:hAnsi="Arial" w:cs="Arial"/>
          </w:rPr>
          <w:t>10/</w:t>
        </w:r>
        <w:proofErr w:type="spellStart"/>
        <w:r w:rsidR="0022083A" w:rsidRPr="00A1169D">
          <w:rPr>
            <w:rStyle w:val="Hyperlink"/>
            <w:rFonts w:ascii="Arial" w:hAnsi="Arial" w:cs="Arial"/>
          </w:rPr>
          <w:t>bqvzsj</w:t>
        </w:r>
        <w:proofErr w:type="spellEnd"/>
        <w:r w:rsidR="0022083A">
          <w:fldChar w:fldCharType="end"/>
        </w:r>
      </w:ins>
    </w:p>
    <w:p w14:paraId="347768DB" w14:textId="77777777" w:rsidR="0022083A" w:rsidRPr="00A1169D" w:rsidRDefault="00000000">
      <w:pPr>
        <w:pStyle w:val="Bibliography"/>
        <w:rPr>
          <w:ins w:id="1726" w:author="Kendra Wyant" w:date="2026-04-29T15:51:00Z" w16du:dateUtc="2026-04-29T20:51:00Z"/>
          <w:rFonts w:ascii="Arial" w:hAnsi="Arial" w:cs="Arial"/>
        </w:rPr>
      </w:pPr>
      <w:bookmarkStart w:id="1727" w:name="X9a3ed819ea886023ba0a153b2b6e5a12d29c458"/>
      <w:bookmarkEnd w:id="1724"/>
      <w:ins w:id="1728" w:author="Kendra Wyant" w:date="2026-04-29T15:51:00Z" w16du:dateUtc="2026-04-29T20:51:00Z">
        <w:r w:rsidRPr="00A1169D">
          <w:rPr>
            <w:rFonts w:ascii="Arial" w:hAnsi="Arial" w:cs="Arial"/>
          </w:rPr>
          <w:t xml:space="preserve">15. </w:t>
        </w:r>
        <w:r w:rsidRPr="00A1169D">
          <w:rPr>
            <w:rFonts w:ascii="Arial" w:hAnsi="Arial" w:cs="Arial"/>
          </w:rPr>
          <w:tab/>
        </w:r>
        <w:proofErr w:type="spellStart"/>
        <w:r w:rsidRPr="00A1169D">
          <w:rPr>
            <w:rFonts w:ascii="Arial" w:hAnsi="Arial" w:cs="Arial"/>
          </w:rPr>
          <w:t>Witkiewitz</w:t>
        </w:r>
        <w:proofErr w:type="spellEnd"/>
        <w:r w:rsidRPr="00A1169D">
          <w:rPr>
            <w:rFonts w:ascii="Arial" w:hAnsi="Arial" w:cs="Arial"/>
          </w:rPr>
          <w:t xml:space="preserve"> K, Marlatt GA. Emphasis on Interpersonal Factors in a Dynamic Model of Relapse. American Psychologist. 2005;60: 341–342. doi:</w:t>
        </w:r>
        <w:r w:rsidR="0022083A">
          <w:fldChar w:fldCharType="begin"/>
        </w:r>
        <w:r w:rsidR="0022083A">
          <w:instrText>HYPERLINK "https://doi.org/10/bxvs99" \h</w:instrText>
        </w:r>
        <w:r w:rsidR="0022083A">
          <w:fldChar w:fldCharType="separate"/>
        </w:r>
        <w:r w:rsidR="0022083A" w:rsidRPr="00A1169D">
          <w:rPr>
            <w:rStyle w:val="Hyperlink"/>
            <w:rFonts w:ascii="Arial" w:hAnsi="Arial" w:cs="Arial"/>
          </w:rPr>
          <w:t>10/bxvs99</w:t>
        </w:r>
        <w:r w:rsidR="0022083A">
          <w:fldChar w:fldCharType="end"/>
        </w:r>
      </w:ins>
    </w:p>
    <w:p w14:paraId="63FE57F9" w14:textId="77777777" w:rsidR="0022083A" w:rsidRPr="00A1169D" w:rsidRDefault="00000000">
      <w:pPr>
        <w:pStyle w:val="Bibliography"/>
        <w:rPr>
          <w:ins w:id="1729" w:author="Kendra Wyant" w:date="2026-04-29T15:51:00Z" w16du:dateUtc="2026-04-29T20:51:00Z"/>
          <w:rFonts w:ascii="Arial" w:hAnsi="Arial" w:cs="Arial"/>
        </w:rPr>
      </w:pPr>
      <w:bookmarkStart w:id="1730" w:name="ref-stantonRelapsePreventionNeeds2005"/>
      <w:bookmarkEnd w:id="1727"/>
      <w:ins w:id="1731" w:author="Kendra Wyant" w:date="2026-04-29T15:51:00Z" w16du:dateUtc="2026-04-29T20:51:00Z">
        <w:r w:rsidRPr="00A1169D">
          <w:rPr>
            <w:rFonts w:ascii="Arial" w:hAnsi="Arial" w:cs="Arial"/>
          </w:rPr>
          <w:t xml:space="preserve">16. </w:t>
        </w:r>
        <w:r w:rsidRPr="00A1169D">
          <w:rPr>
            <w:rFonts w:ascii="Arial" w:hAnsi="Arial" w:cs="Arial"/>
          </w:rPr>
          <w:tab/>
          <w:t>Stanton M. Relapse Prevention Needs More Emphasis on Interpersonal Factors. American Psychologist. 2005;60: 340–341. doi:</w:t>
        </w:r>
        <w:r w:rsidR="0022083A">
          <w:fldChar w:fldCharType="begin"/>
        </w:r>
        <w:r w:rsidR="0022083A">
          <w:instrText>HYPERLINK "https://doi.org/10/frq49s" \h</w:instrText>
        </w:r>
        <w:r w:rsidR="0022083A">
          <w:fldChar w:fldCharType="separate"/>
        </w:r>
        <w:r w:rsidR="0022083A" w:rsidRPr="00A1169D">
          <w:rPr>
            <w:rStyle w:val="Hyperlink"/>
            <w:rFonts w:ascii="Arial" w:hAnsi="Arial" w:cs="Arial"/>
          </w:rPr>
          <w:t>10/frq49s</w:t>
        </w:r>
        <w:r w:rsidR="0022083A">
          <w:fldChar w:fldCharType="end"/>
        </w:r>
      </w:ins>
    </w:p>
    <w:p w14:paraId="2F81E810" w14:textId="77777777" w:rsidR="0022083A" w:rsidRPr="00A1169D" w:rsidRDefault="00000000">
      <w:pPr>
        <w:pStyle w:val="Bibliography"/>
        <w:rPr>
          <w:ins w:id="1732" w:author="Kendra Wyant" w:date="2026-04-29T15:51:00Z" w16du:dateUtc="2026-04-29T20:51:00Z"/>
          <w:rFonts w:ascii="Arial" w:hAnsi="Arial" w:cs="Arial"/>
        </w:rPr>
      </w:pPr>
      <w:bookmarkStart w:id="1733" w:name="ref-grohFriendsFamilyAlcohol2010"/>
      <w:bookmarkEnd w:id="1730"/>
      <w:moveToRangeStart w:id="1734" w:author="Kendra Wyant" w:date="2026-04-29T15:51:00Z" w:name="move228370306"/>
      <w:moveTo w:id="1735" w:author="Kendra Wyant" w:date="2026-04-29T15:51:00Z" w16du:dateUtc="2026-04-29T20:51:00Z">
        <w:r w:rsidRPr="00A1169D">
          <w:rPr>
            <w:rFonts w:ascii="Arial" w:hAnsi="Arial"/>
            <w:rPrChange w:id="1736" w:author="Kendra Wyant" w:date="2026-04-29T15:51:00Z" w16du:dateUtc="2026-04-29T20:51:00Z">
              <w:rPr/>
            </w:rPrChange>
          </w:rPr>
          <w:t xml:space="preserve">17. </w:t>
        </w:r>
        <w:r w:rsidRPr="00A1169D">
          <w:rPr>
            <w:rFonts w:ascii="Arial" w:hAnsi="Arial"/>
            <w:rPrChange w:id="1737" w:author="Kendra Wyant" w:date="2026-04-29T15:51:00Z" w16du:dateUtc="2026-04-29T20:51:00Z">
              <w:rPr/>
            </w:rPrChange>
          </w:rPr>
          <w:tab/>
        </w:r>
      </w:moveTo>
      <w:moveToRangeEnd w:id="1734"/>
      <w:del w:id="1738" w:author="Kendra Wyant" w:date="2026-04-29T15:51:00Z" w16du:dateUtc="2026-04-29T20:51:00Z">
        <w:r>
          <w:delText>14</w:delText>
        </w:r>
      </w:del>
      <w:ins w:id="1739" w:author="Kendra Wyant" w:date="2026-04-29T15:51:00Z" w16du:dateUtc="2026-04-29T20:51:00Z">
        <w:r w:rsidRPr="00A1169D">
          <w:rPr>
            <w:rFonts w:ascii="Arial" w:hAnsi="Arial" w:cs="Arial"/>
          </w:rPr>
          <w:t xml:space="preserve">Groh DR, Jason LA, Davis MI, Olson BD, Ferrari JR. Friends, Family, and Alcohol Abuse: An Examination of General and Alcohol-Specific Social Support. 2010; 11. </w:t>
        </w:r>
      </w:ins>
    </w:p>
    <w:p w14:paraId="25B08A47" w14:textId="77777777" w:rsidR="0022083A" w:rsidRPr="00A1169D" w:rsidRDefault="00000000">
      <w:pPr>
        <w:pStyle w:val="Bibliography"/>
        <w:rPr>
          <w:ins w:id="1740" w:author="Kendra Wyant" w:date="2026-04-29T15:51:00Z" w16du:dateUtc="2026-04-29T20:51:00Z"/>
          <w:rFonts w:ascii="Arial" w:hAnsi="Arial" w:cs="Arial"/>
        </w:rPr>
      </w:pPr>
      <w:bookmarkStart w:id="1741" w:name="ref-kellyRoleAlcoholicsAnonymous2012"/>
      <w:bookmarkEnd w:id="1733"/>
      <w:ins w:id="1742" w:author="Kendra Wyant" w:date="2026-04-29T15:51:00Z" w16du:dateUtc="2026-04-29T20:51:00Z">
        <w:r w:rsidRPr="00A1169D">
          <w:rPr>
            <w:rFonts w:ascii="Arial" w:hAnsi="Arial" w:cs="Arial"/>
          </w:rPr>
          <w:t>18</w:t>
        </w:r>
        <w:proofErr w:type="gramStart"/>
        <w:r w:rsidRPr="00A1169D">
          <w:rPr>
            <w:rFonts w:ascii="Arial" w:hAnsi="Arial" w:cs="Arial"/>
          </w:rPr>
          <w:t xml:space="preserve">. </w:t>
        </w:r>
        <w:r w:rsidRPr="00A1169D">
          <w:rPr>
            <w:rFonts w:ascii="Arial" w:hAnsi="Arial" w:cs="Arial"/>
          </w:rPr>
          <w:tab/>
          <w:t>Kelly</w:t>
        </w:r>
        <w:proofErr w:type="gramEnd"/>
        <w:r w:rsidRPr="00A1169D">
          <w:rPr>
            <w:rFonts w:ascii="Arial" w:hAnsi="Arial" w:cs="Arial"/>
          </w:rPr>
          <w:t xml:space="preserve"> JF, Stout RL, Magill M, </w:t>
        </w:r>
        <w:proofErr w:type="spellStart"/>
        <w:r w:rsidRPr="00A1169D">
          <w:rPr>
            <w:rFonts w:ascii="Arial" w:hAnsi="Arial" w:cs="Arial"/>
          </w:rPr>
          <w:t>Tonigan</w:t>
        </w:r>
        <w:proofErr w:type="spellEnd"/>
        <w:r w:rsidRPr="00A1169D">
          <w:rPr>
            <w:rFonts w:ascii="Arial" w:hAnsi="Arial" w:cs="Arial"/>
          </w:rPr>
          <w:t xml:space="preserve"> JS. The role of Alcoholics Anonymous in mobilizing adaptive social network changes: A prospective lagged mediational analysis. 2012; 21. </w:t>
        </w:r>
      </w:ins>
    </w:p>
    <w:p w14:paraId="00B57ED1" w14:textId="77777777" w:rsidR="0022083A" w:rsidRPr="00A1169D" w:rsidRDefault="00000000">
      <w:pPr>
        <w:pStyle w:val="Bibliography"/>
        <w:rPr>
          <w:ins w:id="1743" w:author="Kendra Wyant" w:date="2026-04-29T15:51:00Z" w16du:dateUtc="2026-04-29T20:51:00Z"/>
          <w:rFonts w:ascii="Arial" w:hAnsi="Arial" w:cs="Arial"/>
        </w:rPr>
      </w:pPr>
      <w:bookmarkStart w:id="1744" w:name="X4fe0d3b7f17b62dab47fe3af3de2f90fa874722"/>
      <w:bookmarkEnd w:id="1741"/>
      <w:ins w:id="1745" w:author="Kendra Wyant" w:date="2026-04-29T15:51:00Z" w16du:dateUtc="2026-04-29T20:51:00Z">
        <w:r w:rsidRPr="00A1169D">
          <w:rPr>
            <w:rFonts w:ascii="Arial" w:hAnsi="Arial" w:cs="Arial"/>
          </w:rPr>
          <w:t>19</w:t>
        </w:r>
        <w:proofErr w:type="gramStart"/>
        <w:r w:rsidRPr="00A1169D">
          <w:rPr>
            <w:rFonts w:ascii="Arial" w:hAnsi="Arial" w:cs="Arial"/>
          </w:rPr>
          <w:t xml:space="preserve">. </w:t>
        </w:r>
        <w:r w:rsidRPr="00A1169D">
          <w:rPr>
            <w:rFonts w:ascii="Arial" w:hAnsi="Arial" w:cs="Arial"/>
          </w:rPr>
          <w:tab/>
        </w:r>
        <w:proofErr w:type="spellStart"/>
        <w:r w:rsidRPr="00A1169D">
          <w:rPr>
            <w:rFonts w:ascii="Arial" w:hAnsi="Arial" w:cs="Arial"/>
          </w:rPr>
          <w:t>Zywiak</w:t>
        </w:r>
        <w:proofErr w:type="spellEnd"/>
        <w:proofErr w:type="gramEnd"/>
        <w:r w:rsidRPr="00A1169D">
          <w:rPr>
            <w:rFonts w:ascii="Arial" w:hAnsi="Arial" w:cs="Arial"/>
          </w:rPr>
          <w:t xml:space="preserve"> WH, Longabaugh R, Wirtz PW. </w:t>
        </w:r>
        <w:r w:rsidR="0022083A">
          <w:fldChar w:fldCharType="begin"/>
        </w:r>
        <w:r w:rsidR="0022083A">
          <w:instrText>HYPERLINK "https://www.ncbi.nlm.nih.gov/pubmed/11925053" \h</w:instrText>
        </w:r>
        <w:r w:rsidR="0022083A">
          <w:fldChar w:fldCharType="separate"/>
        </w:r>
        <w:r w:rsidR="0022083A" w:rsidRPr="00A1169D">
          <w:rPr>
            <w:rStyle w:val="Hyperlink"/>
            <w:rFonts w:ascii="Arial" w:hAnsi="Arial" w:cs="Arial"/>
          </w:rPr>
          <w:t>Decomposing the relationships between pretreatment social network characteristics and alcohol treatment outcome</w:t>
        </w:r>
        <w:r w:rsidR="0022083A">
          <w:fldChar w:fldCharType="end"/>
        </w:r>
        <w:r w:rsidRPr="00A1169D">
          <w:rPr>
            <w:rFonts w:ascii="Arial" w:hAnsi="Arial" w:cs="Arial"/>
          </w:rPr>
          <w:t xml:space="preserve">. Journal of Studies on Alcohol. 2002;63: 114–121. </w:t>
        </w:r>
      </w:ins>
    </w:p>
    <w:p w14:paraId="4DCED42B" w14:textId="77777777" w:rsidR="0022083A" w:rsidRPr="00A1169D" w:rsidRDefault="00000000">
      <w:pPr>
        <w:pStyle w:val="Bibliography"/>
        <w:rPr>
          <w:ins w:id="1746" w:author="Kendra Wyant" w:date="2026-04-29T15:51:00Z" w16du:dateUtc="2026-04-29T20:51:00Z"/>
          <w:rFonts w:ascii="Arial" w:hAnsi="Arial" w:cs="Arial"/>
        </w:rPr>
      </w:pPr>
      <w:bookmarkStart w:id="1747" w:name="Xe238f7f2769b421e2fd8887e4d8b1bddbc60547"/>
      <w:bookmarkEnd w:id="1744"/>
      <w:ins w:id="1748" w:author="Kendra Wyant" w:date="2026-04-29T15:51:00Z" w16du:dateUtc="2026-04-29T20:51:00Z">
        <w:r w:rsidRPr="00A1169D">
          <w:rPr>
            <w:rFonts w:ascii="Arial" w:hAnsi="Arial" w:cs="Arial"/>
          </w:rPr>
          <w:t xml:space="preserve">20. </w:t>
        </w:r>
        <w:r w:rsidRPr="00A1169D">
          <w:rPr>
            <w:rFonts w:ascii="Arial" w:hAnsi="Arial" w:cs="Arial"/>
          </w:rPr>
          <w:tab/>
          <w:t>Longabaugh R, O’Malley SS. Network Support as a Prognostic Indicator of Drinking Outcomes: The COMBINE Study. JOURNAL OF STUDIES ON ALCOHOL AND DRUGS. 2010; 10. doi:</w:t>
        </w:r>
        <w:r w:rsidR="0022083A">
          <w:fldChar w:fldCharType="begin"/>
        </w:r>
        <w:r w:rsidR="0022083A">
          <w:instrText>HYPERLINK "https://doi.org/10/ghqvc7" \h</w:instrText>
        </w:r>
        <w:r w:rsidR="0022083A">
          <w:fldChar w:fldCharType="separate"/>
        </w:r>
        <w:r w:rsidR="0022083A" w:rsidRPr="00A1169D">
          <w:rPr>
            <w:rStyle w:val="Hyperlink"/>
            <w:rFonts w:ascii="Arial" w:hAnsi="Arial" w:cs="Arial"/>
          </w:rPr>
          <w:t>10/ghqvc7</w:t>
        </w:r>
        <w:r w:rsidR="0022083A">
          <w:fldChar w:fldCharType="end"/>
        </w:r>
      </w:ins>
    </w:p>
    <w:p w14:paraId="12AE50F7" w14:textId="77777777" w:rsidR="0022083A" w:rsidRPr="00A1169D" w:rsidRDefault="00000000">
      <w:pPr>
        <w:pStyle w:val="Bibliography"/>
        <w:rPr>
          <w:ins w:id="1749" w:author="Kendra Wyant" w:date="2026-04-29T15:51:00Z" w16du:dateUtc="2026-04-29T20:51:00Z"/>
          <w:rFonts w:ascii="Arial" w:hAnsi="Arial" w:cs="Arial"/>
        </w:rPr>
      </w:pPr>
      <w:bookmarkStart w:id="1750" w:name="ref-grohSocialNetworkVariables2008"/>
      <w:bookmarkEnd w:id="1747"/>
      <w:ins w:id="1751" w:author="Kendra Wyant" w:date="2026-04-29T15:51:00Z" w16du:dateUtc="2026-04-29T20:51:00Z">
        <w:r w:rsidRPr="00A1169D">
          <w:rPr>
            <w:rFonts w:ascii="Arial" w:hAnsi="Arial" w:cs="Arial"/>
          </w:rPr>
          <w:t>21</w:t>
        </w:r>
        <w:proofErr w:type="gramStart"/>
        <w:r w:rsidRPr="00A1169D">
          <w:rPr>
            <w:rFonts w:ascii="Arial" w:hAnsi="Arial" w:cs="Arial"/>
          </w:rPr>
          <w:t xml:space="preserve">. </w:t>
        </w:r>
        <w:r w:rsidRPr="00A1169D">
          <w:rPr>
            <w:rFonts w:ascii="Arial" w:hAnsi="Arial" w:cs="Arial"/>
          </w:rPr>
          <w:tab/>
          <w:t>Groh</w:t>
        </w:r>
        <w:proofErr w:type="gramEnd"/>
        <w:r w:rsidRPr="00A1169D">
          <w:rPr>
            <w:rFonts w:ascii="Arial" w:hAnsi="Arial" w:cs="Arial"/>
          </w:rPr>
          <w:t xml:space="preserve"> D, Jason L, Keys C. Social network variables in alcoholics anonymous: A literature review. Clinical Psychology Review. 2008;28: 430–450. doi:</w:t>
        </w:r>
        <w:r w:rsidR="0022083A">
          <w:fldChar w:fldCharType="begin"/>
        </w:r>
        <w:r w:rsidR="0022083A">
          <w:instrText>HYPERLINK "https://doi.org/10/b86245" \h</w:instrText>
        </w:r>
        <w:r w:rsidR="0022083A">
          <w:fldChar w:fldCharType="separate"/>
        </w:r>
        <w:r w:rsidR="0022083A" w:rsidRPr="00A1169D">
          <w:rPr>
            <w:rStyle w:val="Hyperlink"/>
            <w:rFonts w:ascii="Arial" w:hAnsi="Arial" w:cs="Arial"/>
          </w:rPr>
          <w:t>10/b86245</w:t>
        </w:r>
        <w:r w:rsidR="0022083A">
          <w:fldChar w:fldCharType="end"/>
        </w:r>
      </w:ins>
    </w:p>
    <w:p w14:paraId="4464BC6B" w14:textId="77777777" w:rsidR="0022083A" w:rsidRPr="00A1169D" w:rsidRDefault="00000000">
      <w:pPr>
        <w:pStyle w:val="Bibliography"/>
        <w:rPr>
          <w:ins w:id="1752" w:author="Kendra Wyant" w:date="2026-04-29T15:51:00Z" w16du:dateUtc="2026-04-29T20:51:00Z"/>
          <w:rFonts w:ascii="Arial" w:hAnsi="Arial" w:cs="Arial"/>
        </w:rPr>
      </w:pPr>
      <w:bookmarkStart w:id="1753" w:name="ref-woffServiceProvidersPerceptions1996"/>
      <w:bookmarkEnd w:id="1750"/>
      <w:ins w:id="1754" w:author="Kendra Wyant" w:date="2026-04-29T15:51:00Z" w16du:dateUtc="2026-04-29T20:51:00Z">
        <w:r w:rsidRPr="00A1169D">
          <w:rPr>
            <w:rFonts w:ascii="Arial" w:hAnsi="Arial" w:cs="Arial"/>
          </w:rPr>
          <w:t>22</w:t>
        </w:r>
        <w:proofErr w:type="gramStart"/>
        <w:r w:rsidRPr="00A1169D">
          <w:rPr>
            <w:rFonts w:ascii="Arial" w:hAnsi="Arial" w:cs="Arial"/>
          </w:rPr>
          <w:t xml:space="preserve">. </w:t>
        </w:r>
        <w:r w:rsidRPr="00A1169D">
          <w:rPr>
            <w:rFonts w:ascii="Arial" w:hAnsi="Arial" w:cs="Arial"/>
          </w:rPr>
          <w:tab/>
        </w:r>
        <w:proofErr w:type="spellStart"/>
        <w:r w:rsidRPr="00A1169D">
          <w:rPr>
            <w:rFonts w:ascii="Arial" w:hAnsi="Arial" w:cs="Arial"/>
          </w:rPr>
          <w:t>Woff</w:t>
        </w:r>
        <w:proofErr w:type="spellEnd"/>
        <w:proofErr w:type="gramEnd"/>
        <w:r w:rsidRPr="00A1169D">
          <w:rPr>
            <w:rFonts w:ascii="Arial" w:hAnsi="Arial" w:cs="Arial"/>
          </w:rPr>
          <w:t xml:space="preserve"> I, </w:t>
        </w:r>
        <w:proofErr w:type="spellStart"/>
        <w:r w:rsidRPr="00A1169D">
          <w:rPr>
            <w:rFonts w:ascii="Arial" w:hAnsi="Arial" w:cs="Arial"/>
          </w:rPr>
          <w:t>Toumbourou</w:t>
        </w:r>
        <w:proofErr w:type="spellEnd"/>
        <w:r w:rsidRPr="00A1169D">
          <w:rPr>
            <w:rFonts w:ascii="Arial" w:hAnsi="Arial" w:cs="Arial"/>
          </w:rPr>
          <w:t xml:space="preserve"> J, Herlihy E, Hamilton M, Wales S. Service providers’ perceptions of substance use self-help groups. Substance Use &amp; Misuse. 1996;31: 1241–1258. doi:</w:t>
        </w:r>
        <w:r w:rsidR="0022083A">
          <w:fldChar w:fldCharType="begin"/>
        </w:r>
        <w:r w:rsidR="0022083A">
          <w:instrText>HYPERLINK "https://doi.org/10.3109/10826089609063976" \h</w:instrText>
        </w:r>
        <w:r w:rsidR="0022083A">
          <w:fldChar w:fldCharType="separate"/>
        </w:r>
        <w:r w:rsidR="0022083A" w:rsidRPr="00A1169D">
          <w:rPr>
            <w:rStyle w:val="Hyperlink"/>
            <w:rFonts w:ascii="Arial" w:hAnsi="Arial" w:cs="Arial"/>
          </w:rPr>
          <w:t>10.3109/10826089609063976</w:t>
        </w:r>
        <w:r w:rsidR="0022083A">
          <w:fldChar w:fldCharType="end"/>
        </w:r>
      </w:ins>
    </w:p>
    <w:p w14:paraId="679D208C" w14:textId="77777777" w:rsidR="0022083A" w:rsidRPr="00A1169D" w:rsidRDefault="00000000">
      <w:pPr>
        <w:pStyle w:val="Bibliography"/>
        <w:rPr>
          <w:ins w:id="1755" w:author="Kendra Wyant" w:date="2026-04-29T15:51:00Z" w16du:dateUtc="2026-04-29T20:51:00Z"/>
          <w:rFonts w:ascii="Arial" w:hAnsi="Arial" w:cs="Arial"/>
        </w:rPr>
      </w:pPr>
      <w:bookmarkStart w:id="1756" w:name="Xca677b9b728779665dfcfc54ba66f00f69a3908"/>
      <w:bookmarkEnd w:id="1753"/>
      <w:ins w:id="1757" w:author="Kendra Wyant" w:date="2026-04-29T15:51:00Z" w16du:dateUtc="2026-04-29T20:51:00Z">
        <w:r w:rsidRPr="00A1169D">
          <w:rPr>
            <w:rFonts w:ascii="Arial" w:hAnsi="Arial" w:cs="Arial"/>
          </w:rPr>
          <w:t>23</w:t>
        </w:r>
        <w:proofErr w:type="gramStart"/>
        <w:r w:rsidRPr="00A1169D">
          <w:rPr>
            <w:rFonts w:ascii="Arial" w:hAnsi="Arial" w:cs="Arial"/>
          </w:rPr>
          <w:t xml:space="preserve">. </w:t>
        </w:r>
        <w:r w:rsidRPr="00A1169D">
          <w:rPr>
            <w:rFonts w:ascii="Arial" w:hAnsi="Arial" w:cs="Arial"/>
          </w:rPr>
          <w:tab/>
          <w:t>Humphreys</w:t>
        </w:r>
        <w:proofErr w:type="gramEnd"/>
        <w:r w:rsidRPr="00A1169D">
          <w:rPr>
            <w:rFonts w:ascii="Arial" w:hAnsi="Arial" w:cs="Arial"/>
          </w:rPr>
          <w:t xml:space="preserve"> K, Mankowski ES, Moos RH, Finney JW. Do enhanced friendship networks and active coping mediate the effect of self-help groups on substance abuse? Annals of Behavioral Medicine: A Publication of the Society of Behavioral Medicine. 1999;21: 54–60. doi:</w:t>
        </w:r>
        <w:r w:rsidR="0022083A">
          <w:fldChar w:fldCharType="begin"/>
        </w:r>
        <w:r w:rsidR="0022083A">
          <w:instrText>HYPERLINK "https://doi.org/10/cjrpbz" \h</w:instrText>
        </w:r>
        <w:r w:rsidR="0022083A">
          <w:fldChar w:fldCharType="separate"/>
        </w:r>
        <w:r w:rsidR="0022083A" w:rsidRPr="00A1169D">
          <w:rPr>
            <w:rStyle w:val="Hyperlink"/>
            <w:rFonts w:ascii="Arial" w:hAnsi="Arial" w:cs="Arial"/>
          </w:rPr>
          <w:t>10/</w:t>
        </w:r>
        <w:proofErr w:type="spellStart"/>
        <w:r w:rsidR="0022083A" w:rsidRPr="00A1169D">
          <w:rPr>
            <w:rStyle w:val="Hyperlink"/>
            <w:rFonts w:ascii="Arial" w:hAnsi="Arial" w:cs="Arial"/>
          </w:rPr>
          <w:t>cjrpbz</w:t>
        </w:r>
        <w:proofErr w:type="spellEnd"/>
        <w:r w:rsidR="0022083A">
          <w:fldChar w:fldCharType="end"/>
        </w:r>
      </w:ins>
    </w:p>
    <w:p w14:paraId="11F6863C" w14:textId="77777777" w:rsidR="0022083A" w:rsidRPr="00A1169D" w:rsidRDefault="00000000">
      <w:pPr>
        <w:pStyle w:val="Bibliography"/>
        <w:rPr>
          <w:ins w:id="1758" w:author="Kendra Wyant" w:date="2026-04-29T15:51:00Z" w16du:dateUtc="2026-04-29T20:51:00Z"/>
          <w:rFonts w:ascii="Arial" w:hAnsi="Arial" w:cs="Arial"/>
        </w:rPr>
      </w:pPr>
      <w:bookmarkStart w:id="1759" w:name="ref-alvarezSocialNetworkHeavy2021"/>
      <w:bookmarkEnd w:id="1756"/>
      <w:ins w:id="1760" w:author="Kendra Wyant" w:date="2026-04-29T15:51:00Z" w16du:dateUtc="2026-04-29T20:51:00Z">
        <w:r w:rsidRPr="00A1169D">
          <w:rPr>
            <w:rFonts w:ascii="Arial" w:hAnsi="Arial" w:cs="Arial"/>
          </w:rPr>
          <w:t>24</w:t>
        </w:r>
        <w:proofErr w:type="gramStart"/>
        <w:r w:rsidRPr="00A1169D">
          <w:rPr>
            <w:rFonts w:ascii="Arial" w:hAnsi="Arial" w:cs="Arial"/>
          </w:rPr>
          <w:t xml:space="preserve">. </w:t>
        </w:r>
        <w:r w:rsidRPr="00A1169D">
          <w:rPr>
            <w:rFonts w:ascii="Arial" w:hAnsi="Arial" w:cs="Arial"/>
          </w:rPr>
          <w:tab/>
          <w:t>Alvarez</w:t>
        </w:r>
        <w:proofErr w:type="gramEnd"/>
        <w:r w:rsidRPr="00A1169D">
          <w:rPr>
            <w:rFonts w:ascii="Arial" w:hAnsi="Arial" w:cs="Arial"/>
          </w:rPr>
          <w:t xml:space="preserve"> MJ, Richards DK, Oviedo Ramirez S, Field CA. Social network heavy drinking moderates the effects of a brief motivational intervention for alcohol use among injured patients. Addictive Behaviors. 2021;112: 106594. doi:</w:t>
        </w:r>
        <w:r w:rsidR="0022083A">
          <w:fldChar w:fldCharType="begin"/>
        </w:r>
        <w:r w:rsidR="0022083A">
          <w:instrText>HYPERLINK "https://doi.org/10/ghqvdc" \h</w:instrText>
        </w:r>
        <w:r w:rsidR="0022083A">
          <w:fldChar w:fldCharType="separate"/>
        </w:r>
        <w:r w:rsidR="0022083A" w:rsidRPr="00A1169D">
          <w:rPr>
            <w:rStyle w:val="Hyperlink"/>
            <w:rFonts w:ascii="Arial" w:hAnsi="Arial" w:cs="Arial"/>
          </w:rPr>
          <w:t>10/</w:t>
        </w:r>
        <w:proofErr w:type="spellStart"/>
        <w:r w:rsidR="0022083A" w:rsidRPr="00A1169D">
          <w:rPr>
            <w:rStyle w:val="Hyperlink"/>
            <w:rFonts w:ascii="Arial" w:hAnsi="Arial" w:cs="Arial"/>
          </w:rPr>
          <w:t>ghqvdc</w:t>
        </w:r>
        <w:proofErr w:type="spellEnd"/>
        <w:r w:rsidR="0022083A">
          <w:fldChar w:fldCharType="end"/>
        </w:r>
      </w:ins>
    </w:p>
    <w:p w14:paraId="39886A70" w14:textId="77777777" w:rsidR="0022083A" w:rsidRPr="00A1169D" w:rsidRDefault="00000000">
      <w:pPr>
        <w:pStyle w:val="Bibliography"/>
        <w:rPr>
          <w:ins w:id="1761" w:author="Kendra Wyant" w:date="2026-04-29T15:51:00Z" w16du:dateUtc="2026-04-29T20:51:00Z"/>
          <w:rFonts w:ascii="Arial" w:hAnsi="Arial" w:cs="Arial"/>
        </w:rPr>
      </w:pPr>
      <w:bookmarkStart w:id="1762" w:name="ref-gordonSocialNetworksRecovery1991"/>
      <w:bookmarkEnd w:id="1759"/>
      <w:ins w:id="1763" w:author="Kendra Wyant" w:date="2026-04-29T15:51:00Z" w16du:dateUtc="2026-04-29T20:51:00Z">
        <w:r w:rsidRPr="00A1169D">
          <w:rPr>
            <w:rFonts w:ascii="Arial" w:hAnsi="Arial" w:cs="Arial"/>
          </w:rPr>
          <w:t>25</w:t>
        </w:r>
        <w:proofErr w:type="gramStart"/>
        <w:r w:rsidRPr="00A1169D">
          <w:rPr>
            <w:rFonts w:ascii="Arial" w:hAnsi="Arial" w:cs="Arial"/>
          </w:rPr>
          <w:t xml:space="preserve">. </w:t>
        </w:r>
        <w:r w:rsidRPr="00A1169D">
          <w:rPr>
            <w:rFonts w:ascii="Arial" w:hAnsi="Arial" w:cs="Arial"/>
          </w:rPr>
          <w:tab/>
          <w:t>Gordon</w:t>
        </w:r>
        <w:proofErr w:type="gramEnd"/>
        <w:r w:rsidRPr="00A1169D">
          <w:rPr>
            <w:rFonts w:ascii="Arial" w:hAnsi="Arial" w:cs="Arial"/>
          </w:rPr>
          <w:t xml:space="preserve"> AJ, </w:t>
        </w:r>
        <w:proofErr w:type="spellStart"/>
        <w:r w:rsidRPr="00A1169D">
          <w:rPr>
            <w:rFonts w:ascii="Arial" w:hAnsi="Arial" w:cs="Arial"/>
          </w:rPr>
          <w:t>Zrull</w:t>
        </w:r>
        <w:proofErr w:type="spellEnd"/>
        <w:r w:rsidRPr="00A1169D">
          <w:rPr>
            <w:rFonts w:ascii="Arial" w:hAnsi="Arial" w:cs="Arial"/>
          </w:rPr>
          <w:t xml:space="preserve"> M. Social networks and recovery: One year after inpatient treatment. Journal of Substance Abuse Treatment. 1991;8: 143–152. doi:</w:t>
        </w:r>
        <w:r w:rsidR="0022083A">
          <w:fldChar w:fldCharType="begin"/>
        </w:r>
        <w:r w:rsidR="0022083A">
          <w:instrText>HYPERLINK "https://doi.org/10/dg32sj" \h</w:instrText>
        </w:r>
        <w:r w:rsidR="0022083A">
          <w:fldChar w:fldCharType="separate"/>
        </w:r>
        <w:r w:rsidR="0022083A" w:rsidRPr="00A1169D">
          <w:rPr>
            <w:rStyle w:val="Hyperlink"/>
            <w:rFonts w:ascii="Arial" w:hAnsi="Arial" w:cs="Arial"/>
          </w:rPr>
          <w:t>10/dg32sj</w:t>
        </w:r>
        <w:r w:rsidR="0022083A">
          <w:fldChar w:fldCharType="end"/>
        </w:r>
      </w:ins>
    </w:p>
    <w:p w14:paraId="41681ED5" w14:textId="77777777" w:rsidR="0022083A" w:rsidRPr="00A1169D" w:rsidRDefault="00000000">
      <w:pPr>
        <w:pStyle w:val="Bibliography"/>
        <w:rPr>
          <w:ins w:id="1764" w:author="Kendra Wyant" w:date="2026-04-29T15:51:00Z" w16du:dateUtc="2026-04-29T20:51:00Z"/>
          <w:rFonts w:ascii="Arial" w:hAnsi="Arial" w:cs="Arial"/>
        </w:rPr>
      </w:pPr>
      <w:bookmarkStart w:id="1765" w:name="ref-mohrGettingGettingHigh2001"/>
      <w:bookmarkEnd w:id="1762"/>
      <w:ins w:id="1766" w:author="Kendra Wyant" w:date="2026-04-29T15:51:00Z" w16du:dateUtc="2026-04-29T20:51:00Z">
        <w:r w:rsidRPr="00A1169D">
          <w:rPr>
            <w:rFonts w:ascii="Arial" w:hAnsi="Arial" w:cs="Arial"/>
          </w:rPr>
          <w:lastRenderedPageBreak/>
          <w:t xml:space="preserve">26. </w:t>
        </w:r>
        <w:r w:rsidRPr="00A1169D">
          <w:rPr>
            <w:rFonts w:ascii="Arial" w:hAnsi="Arial" w:cs="Arial"/>
          </w:rPr>
          <w:tab/>
          <w:t>Mohr CD, Averna S, Kenny DA, Del Boca FK. "Getting by (or getting high) with a little help from my friends": An examination of adult alcoholics’ friendships. Journal of Studies on Alcohol. 2001;62: 637–645. doi:</w:t>
        </w:r>
        <w:r w:rsidR="0022083A">
          <w:fldChar w:fldCharType="begin"/>
        </w:r>
        <w:r w:rsidR="0022083A">
          <w:instrText>HYPERLINK "https://doi.org/10/ghqvc3" \h</w:instrText>
        </w:r>
        <w:r w:rsidR="0022083A">
          <w:fldChar w:fldCharType="separate"/>
        </w:r>
        <w:r w:rsidR="0022083A" w:rsidRPr="00A1169D">
          <w:rPr>
            <w:rStyle w:val="Hyperlink"/>
            <w:rFonts w:ascii="Arial" w:hAnsi="Arial" w:cs="Arial"/>
          </w:rPr>
          <w:t>10/ghqvc3</w:t>
        </w:r>
        <w:r w:rsidR="0022083A">
          <w:fldChar w:fldCharType="end"/>
        </w:r>
      </w:ins>
    </w:p>
    <w:p w14:paraId="5273AA8B" w14:textId="77777777" w:rsidR="0022083A" w:rsidRPr="00A1169D" w:rsidRDefault="00000000">
      <w:pPr>
        <w:pStyle w:val="Bibliography"/>
        <w:rPr>
          <w:ins w:id="1767" w:author="Kendra Wyant" w:date="2026-04-29T15:51:00Z" w16du:dateUtc="2026-04-29T20:51:00Z"/>
          <w:rFonts w:ascii="Arial" w:hAnsi="Arial" w:cs="Arial"/>
        </w:rPr>
      </w:pPr>
      <w:bookmarkStart w:id="1768" w:name="ref-cohenStressSocialSupport"/>
      <w:bookmarkEnd w:id="1765"/>
      <w:ins w:id="1769" w:author="Kendra Wyant" w:date="2026-04-29T15:51:00Z" w16du:dateUtc="2026-04-29T20:51:00Z">
        <w:r w:rsidRPr="00A1169D">
          <w:rPr>
            <w:rFonts w:ascii="Arial" w:hAnsi="Arial" w:cs="Arial"/>
          </w:rPr>
          <w:t>27</w:t>
        </w:r>
        <w:proofErr w:type="gramStart"/>
        <w:r w:rsidRPr="00A1169D">
          <w:rPr>
            <w:rFonts w:ascii="Arial" w:hAnsi="Arial" w:cs="Arial"/>
          </w:rPr>
          <w:t xml:space="preserve">. </w:t>
        </w:r>
        <w:r w:rsidRPr="00A1169D">
          <w:rPr>
            <w:rFonts w:ascii="Arial" w:hAnsi="Arial" w:cs="Arial"/>
          </w:rPr>
          <w:tab/>
          <w:t>Cohen</w:t>
        </w:r>
        <w:proofErr w:type="gramEnd"/>
        <w:r w:rsidRPr="00A1169D">
          <w:rPr>
            <w:rFonts w:ascii="Arial" w:hAnsi="Arial" w:cs="Arial"/>
          </w:rPr>
          <w:t xml:space="preserve"> S, Wills TA. Stress, Social Support, and the Buffering Hypothesis</w:t>
        </w:r>
        <w:proofErr w:type="gramStart"/>
        <w:r w:rsidRPr="00A1169D">
          <w:rPr>
            <w:rFonts w:ascii="Arial" w:hAnsi="Arial" w:cs="Arial"/>
          </w:rPr>
          <w:t>. :</w:t>
        </w:r>
        <w:proofErr w:type="gramEnd"/>
        <w:r w:rsidRPr="00A1169D">
          <w:rPr>
            <w:rFonts w:ascii="Arial" w:hAnsi="Arial" w:cs="Arial"/>
          </w:rPr>
          <w:t xml:space="preserve"> 48. doi:</w:t>
        </w:r>
        <w:r w:rsidR="0022083A">
          <w:fldChar w:fldCharType="begin"/>
        </w:r>
        <w:r w:rsidR="0022083A">
          <w:instrText>HYPERLINK "https://doi.org/10/b4k" \h</w:instrText>
        </w:r>
        <w:r w:rsidR="0022083A">
          <w:fldChar w:fldCharType="separate"/>
        </w:r>
        <w:r w:rsidR="0022083A" w:rsidRPr="00A1169D">
          <w:rPr>
            <w:rStyle w:val="Hyperlink"/>
            <w:rFonts w:ascii="Arial" w:hAnsi="Arial" w:cs="Arial"/>
          </w:rPr>
          <w:t>10/b4k</w:t>
        </w:r>
        <w:r w:rsidR="0022083A">
          <w:fldChar w:fldCharType="end"/>
        </w:r>
      </w:ins>
    </w:p>
    <w:p w14:paraId="3A62762E" w14:textId="77777777" w:rsidR="0022083A" w:rsidRPr="00A1169D" w:rsidRDefault="00000000">
      <w:pPr>
        <w:pStyle w:val="Bibliography"/>
        <w:rPr>
          <w:ins w:id="1770" w:author="Kendra Wyant" w:date="2026-04-29T15:51:00Z" w16du:dateUtc="2026-04-29T20:51:00Z"/>
          <w:rFonts w:ascii="Arial" w:hAnsi="Arial" w:cs="Arial"/>
        </w:rPr>
      </w:pPr>
      <w:bookmarkStart w:id="1771" w:name="Xdf237b67d090e6daa6d47c922631d48705ffd8f"/>
      <w:bookmarkEnd w:id="1768"/>
      <w:ins w:id="1772" w:author="Kendra Wyant" w:date="2026-04-29T15:51:00Z" w16du:dateUtc="2026-04-29T20:51:00Z">
        <w:r w:rsidRPr="00A1169D">
          <w:rPr>
            <w:rFonts w:ascii="Arial" w:hAnsi="Arial" w:cs="Arial"/>
          </w:rPr>
          <w:t>28</w:t>
        </w:r>
        <w:proofErr w:type="gramStart"/>
        <w:r w:rsidRPr="00A1169D">
          <w:rPr>
            <w:rFonts w:ascii="Arial" w:hAnsi="Arial" w:cs="Arial"/>
          </w:rPr>
          <w:t xml:space="preserve">. </w:t>
        </w:r>
        <w:r w:rsidRPr="00A1169D">
          <w:rPr>
            <w:rFonts w:ascii="Arial" w:hAnsi="Arial" w:cs="Arial"/>
          </w:rPr>
          <w:tab/>
          <w:t>Holt</w:t>
        </w:r>
        <w:proofErr w:type="gramEnd"/>
        <w:r w:rsidRPr="00A1169D">
          <w:rPr>
            <w:rFonts w:ascii="Arial" w:hAnsi="Arial" w:cs="Arial"/>
          </w:rPr>
          <w:t>-</w:t>
        </w:r>
        <w:proofErr w:type="spellStart"/>
        <w:r w:rsidRPr="00A1169D">
          <w:rPr>
            <w:rFonts w:ascii="Arial" w:hAnsi="Arial" w:cs="Arial"/>
          </w:rPr>
          <w:t>Lunstad</w:t>
        </w:r>
        <w:proofErr w:type="spellEnd"/>
        <w:r w:rsidRPr="00A1169D">
          <w:rPr>
            <w:rFonts w:ascii="Arial" w:hAnsi="Arial" w:cs="Arial"/>
          </w:rPr>
          <w:t xml:space="preserve"> J, Smith TB, Layton JB. Social relationships and mortality risk: A meta-analytic review. </w:t>
        </w:r>
        <w:proofErr w:type="spellStart"/>
        <w:r w:rsidRPr="00A1169D">
          <w:rPr>
            <w:rFonts w:ascii="Arial" w:hAnsi="Arial" w:cs="Arial"/>
          </w:rPr>
          <w:t>PLoS</w:t>
        </w:r>
        <w:proofErr w:type="spellEnd"/>
        <w:r w:rsidRPr="00A1169D">
          <w:rPr>
            <w:rFonts w:ascii="Arial" w:hAnsi="Arial" w:cs="Arial"/>
          </w:rPr>
          <w:t xml:space="preserve"> medicine. 2010;7: e1000316. doi:</w:t>
        </w:r>
        <w:r w:rsidR="0022083A">
          <w:fldChar w:fldCharType="begin"/>
        </w:r>
        <w:r w:rsidR="0022083A">
          <w:instrText>HYPERLINK "https://doi.org/10/c3f27d" \h</w:instrText>
        </w:r>
        <w:r w:rsidR="0022083A">
          <w:fldChar w:fldCharType="separate"/>
        </w:r>
        <w:r w:rsidR="0022083A" w:rsidRPr="00A1169D">
          <w:rPr>
            <w:rStyle w:val="Hyperlink"/>
            <w:rFonts w:ascii="Arial" w:hAnsi="Arial" w:cs="Arial"/>
          </w:rPr>
          <w:t>10/c3f27d</w:t>
        </w:r>
        <w:r w:rsidR="0022083A">
          <w:fldChar w:fldCharType="end"/>
        </w:r>
      </w:ins>
    </w:p>
    <w:p w14:paraId="6E5C9AD3" w14:textId="77777777" w:rsidR="0022083A" w:rsidRPr="00A1169D" w:rsidRDefault="00000000">
      <w:pPr>
        <w:pStyle w:val="Bibliography"/>
        <w:rPr>
          <w:ins w:id="1773" w:author="Kendra Wyant" w:date="2026-04-29T15:51:00Z" w16du:dateUtc="2026-04-29T20:51:00Z"/>
          <w:rFonts w:ascii="Arial" w:hAnsi="Arial" w:cs="Arial"/>
        </w:rPr>
      </w:pPr>
      <w:bookmarkStart w:id="1774" w:name="ref-fronkStressAllostasisSubstance2020"/>
      <w:bookmarkEnd w:id="1771"/>
      <w:ins w:id="1775" w:author="Kendra Wyant" w:date="2026-04-29T15:51:00Z" w16du:dateUtc="2026-04-29T20:51:00Z">
        <w:r w:rsidRPr="00A1169D">
          <w:rPr>
            <w:rFonts w:ascii="Arial" w:hAnsi="Arial" w:cs="Arial"/>
          </w:rPr>
          <w:t>29</w:t>
        </w:r>
        <w:proofErr w:type="gramStart"/>
        <w:r w:rsidRPr="00A1169D">
          <w:rPr>
            <w:rFonts w:ascii="Arial" w:hAnsi="Arial" w:cs="Arial"/>
          </w:rPr>
          <w:t xml:space="preserve">. </w:t>
        </w:r>
        <w:r w:rsidRPr="00A1169D">
          <w:rPr>
            <w:rFonts w:ascii="Arial" w:hAnsi="Arial" w:cs="Arial"/>
          </w:rPr>
          <w:tab/>
          <w:t>Fronk</w:t>
        </w:r>
        <w:proofErr w:type="gramEnd"/>
        <w:r w:rsidRPr="00A1169D">
          <w:rPr>
            <w:rFonts w:ascii="Arial" w:hAnsi="Arial" w:cs="Arial"/>
          </w:rPr>
          <w:t xml:space="preserve"> GE, Sant’Ana SJ, Kaye JT, Curtin JJ. Stress Allostasis in Substance Use Disorders: Promise, Progress, and Emerging Priorities in Clinical Research. Annual Review of Clinical Psychology. 2020;16: 401–430. doi:</w:t>
        </w:r>
        <w:r w:rsidR="0022083A">
          <w:fldChar w:fldCharType="begin"/>
        </w:r>
        <w:r w:rsidR="0022083A">
          <w:instrText>HYPERLINK "https://doi.org/10.1146/annurev-clinpsy-102419-125016" \h</w:instrText>
        </w:r>
        <w:r w:rsidR="0022083A">
          <w:fldChar w:fldCharType="separate"/>
        </w:r>
        <w:r w:rsidR="0022083A" w:rsidRPr="00A1169D">
          <w:rPr>
            <w:rStyle w:val="Hyperlink"/>
            <w:rFonts w:ascii="Arial" w:hAnsi="Arial" w:cs="Arial"/>
          </w:rPr>
          <w:t>10.1146/annurev-clinpsy-102419-125016</w:t>
        </w:r>
        <w:r w:rsidR="0022083A">
          <w:fldChar w:fldCharType="end"/>
        </w:r>
      </w:ins>
    </w:p>
    <w:p w14:paraId="71AC81DE" w14:textId="77777777" w:rsidR="0022083A" w:rsidRPr="00A1169D" w:rsidRDefault="00000000">
      <w:pPr>
        <w:pStyle w:val="Bibliography"/>
        <w:rPr>
          <w:ins w:id="1776" w:author="Kendra Wyant" w:date="2026-04-29T15:51:00Z" w16du:dateUtc="2026-04-29T20:51:00Z"/>
          <w:rFonts w:ascii="Arial" w:hAnsi="Arial" w:cs="Arial"/>
        </w:rPr>
      </w:pPr>
      <w:bookmarkStart w:id="1777" w:name="ref-hidalgoDynamicsMobilePhone2008"/>
      <w:bookmarkEnd w:id="1774"/>
      <w:ins w:id="1778" w:author="Kendra Wyant" w:date="2026-04-29T15:51:00Z" w16du:dateUtc="2026-04-29T20:51:00Z">
        <w:r w:rsidRPr="00A1169D">
          <w:rPr>
            <w:rFonts w:ascii="Arial" w:hAnsi="Arial" w:cs="Arial"/>
          </w:rPr>
          <w:t>30</w:t>
        </w:r>
        <w:proofErr w:type="gramStart"/>
        <w:r w:rsidRPr="00A1169D">
          <w:rPr>
            <w:rFonts w:ascii="Arial" w:hAnsi="Arial" w:cs="Arial"/>
          </w:rPr>
          <w:t xml:space="preserve">. </w:t>
        </w:r>
        <w:r w:rsidRPr="00A1169D">
          <w:rPr>
            <w:rFonts w:ascii="Arial" w:hAnsi="Arial" w:cs="Arial"/>
          </w:rPr>
          <w:tab/>
          <w:t>Hidalgo</w:t>
        </w:r>
        <w:proofErr w:type="gramEnd"/>
        <w:r w:rsidRPr="00A1169D">
          <w:rPr>
            <w:rFonts w:ascii="Arial" w:hAnsi="Arial" w:cs="Arial"/>
          </w:rPr>
          <w:t xml:space="preserve"> CA, Rodriguez-Sickert C. The dynamics of a mobile phone network. Physica A: Statistical Mechanics and its Applications. 2008;387: 3017–3024. doi:</w:t>
        </w:r>
        <w:r w:rsidR="0022083A">
          <w:fldChar w:fldCharType="begin"/>
        </w:r>
        <w:r w:rsidR="0022083A">
          <w:instrText>HYPERLINK "https://doi.org/10/bwdsbj" \h</w:instrText>
        </w:r>
        <w:r w:rsidR="0022083A">
          <w:fldChar w:fldCharType="separate"/>
        </w:r>
        <w:r w:rsidR="0022083A" w:rsidRPr="00A1169D">
          <w:rPr>
            <w:rStyle w:val="Hyperlink"/>
            <w:rFonts w:ascii="Arial" w:hAnsi="Arial" w:cs="Arial"/>
          </w:rPr>
          <w:t>10/</w:t>
        </w:r>
        <w:proofErr w:type="spellStart"/>
        <w:r w:rsidR="0022083A" w:rsidRPr="00A1169D">
          <w:rPr>
            <w:rStyle w:val="Hyperlink"/>
            <w:rFonts w:ascii="Arial" w:hAnsi="Arial" w:cs="Arial"/>
          </w:rPr>
          <w:t>bwdsbj</w:t>
        </w:r>
        <w:proofErr w:type="spellEnd"/>
        <w:r w:rsidR="0022083A">
          <w:fldChar w:fldCharType="end"/>
        </w:r>
      </w:ins>
    </w:p>
    <w:p w14:paraId="01FF0D2D" w14:textId="77777777" w:rsidR="0022083A" w:rsidRPr="00A1169D" w:rsidRDefault="00000000">
      <w:pPr>
        <w:pStyle w:val="Bibliography"/>
        <w:rPr>
          <w:ins w:id="1779" w:author="Kendra Wyant" w:date="2026-04-29T15:51:00Z" w16du:dateUtc="2026-04-29T20:51:00Z"/>
          <w:rFonts w:ascii="Arial" w:hAnsi="Arial" w:cs="Arial"/>
        </w:rPr>
      </w:pPr>
      <w:bookmarkStart w:id="1780" w:name="X2ac9dea46f3c2390c71662ea100b230c01c2a18"/>
      <w:bookmarkEnd w:id="1777"/>
      <w:ins w:id="1781" w:author="Kendra Wyant" w:date="2026-04-29T15:51:00Z" w16du:dateUtc="2026-04-29T20:51:00Z">
        <w:r w:rsidRPr="00A1169D">
          <w:rPr>
            <w:rFonts w:ascii="Arial" w:hAnsi="Arial" w:cs="Arial"/>
          </w:rPr>
          <w:t>31</w:t>
        </w:r>
        <w:proofErr w:type="gramStart"/>
        <w:r w:rsidRPr="00A1169D">
          <w:rPr>
            <w:rFonts w:ascii="Arial" w:hAnsi="Arial" w:cs="Arial"/>
          </w:rPr>
          <w:t xml:space="preserve">. </w:t>
        </w:r>
        <w:r w:rsidRPr="00A1169D">
          <w:rPr>
            <w:rFonts w:ascii="Arial" w:hAnsi="Arial" w:cs="Arial"/>
          </w:rPr>
          <w:tab/>
        </w:r>
        <w:proofErr w:type="spellStart"/>
        <w:r w:rsidRPr="00A1169D">
          <w:rPr>
            <w:rFonts w:ascii="Arial" w:hAnsi="Arial" w:cs="Arial"/>
          </w:rPr>
          <w:t>Sekara</w:t>
        </w:r>
        <w:proofErr w:type="spellEnd"/>
        <w:proofErr w:type="gramEnd"/>
        <w:r w:rsidRPr="00A1169D">
          <w:rPr>
            <w:rFonts w:ascii="Arial" w:hAnsi="Arial" w:cs="Arial"/>
          </w:rPr>
          <w:t xml:space="preserve"> V, Stopczynski A, Lehmann S. Fundamental structures of dynamic social networks. Proceedings of the National Academy of Sciences. 2016;113: 9977–9982. doi:</w:t>
        </w:r>
        <w:r w:rsidR="0022083A">
          <w:fldChar w:fldCharType="begin"/>
        </w:r>
        <w:r w:rsidR="0022083A">
          <w:instrText>HYPERLINK "https://doi.org/10/f84d8f" \h</w:instrText>
        </w:r>
        <w:r w:rsidR="0022083A">
          <w:fldChar w:fldCharType="separate"/>
        </w:r>
        <w:r w:rsidR="0022083A" w:rsidRPr="00A1169D">
          <w:rPr>
            <w:rStyle w:val="Hyperlink"/>
            <w:rFonts w:ascii="Arial" w:hAnsi="Arial" w:cs="Arial"/>
          </w:rPr>
          <w:t>10/f84d8f</w:t>
        </w:r>
        <w:r w:rsidR="0022083A">
          <w:fldChar w:fldCharType="end"/>
        </w:r>
      </w:ins>
    </w:p>
    <w:p w14:paraId="30A91DA3" w14:textId="77777777" w:rsidR="0022083A" w:rsidRPr="00A1169D" w:rsidRDefault="00000000">
      <w:pPr>
        <w:pStyle w:val="Bibliography"/>
        <w:rPr>
          <w:ins w:id="1782" w:author="Kendra Wyant" w:date="2026-04-29T15:51:00Z" w16du:dateUtc="2026-04-29T20:51:00Z"/>
          <w:rFonts w:ascii="Arial" w:hAnsi="Arial" w:cs="Arial"/>
        </w:rPr>
      </w:pPr>
      <w:bookmarkStart w:id="1783" w:name="ref-saramakiSecondsMonthsOverview2015"/>
      <w:bookmarkEnd w:id="1780"/>
      <w:ins w:id="1784" w:author="Kendra Wyant" w:date="2026-04-29T15:51:00Z" w16du:dateUtc="2026-04-29T20:51:00Z">
        <w:r w:rsidRPr="00A1169D">
          <w:rPr>
            <w:rFonts w:ascii="Arial" w:hAnsi="Arial" w:cs="Arial"/>
          </w:rPr>
          <w:t xml:space="preserve">32. </w:t>
        </w:r>
        <w:r w:rsidRPr="00A1169D">
          <w:rPr>
            <w:rFonts w:ascii="Arial" w:hAnsi="Arial" w:cs="Arial"/>
          </w:rPr>
          <w:tab/>
        </w:r>
        <w:proofErr w:type="spellStart"/>
        <w:r w:rsidRPr="00A1169D">
          <w:rPr>
            <w:rFonts w:ascii="Arial" w:hAnsi="Arial" w:cs="Arial"/>
          </w:rPr>
          <w:t>Saramäki</w:t>
        </w:r>
        <w:proofErr w:type="spellEnd"/>
        <w:r w:rsidRPr="00A1169D">
          <w:rPr>
            <w:rFonts w:ascii="Arial" w:hAnsi="Arial" w:cs="Arial"/>
          </w:rPr>
          <w:t xml:space="preserve"> J, Moro E. From seconds to months: An overview of multi-scale dynamics of mobile telephone calls. The European Physical Journal B. 2015;88: 164. doi:</w:t>
        </w:r>
        <w:r w:rsidR="0022083A">
          <w:fldChar w:fldCharType="begin"/>
        </w:r>
        <w:r w:rsidR="0022083A">
          <w:instrText>HYPERLINK "https://doi.org/10/ghqvc5" \h</w:instrText>
        </w:r>
        <w:r w:rsidR="0022083A">
          <w:fldChar w:fldCharType="separate"/>
        </w:r>
        <w:r w:rsidR="0022083A" w:rsidRPr="00A1169D">
          <w:rPr>
            <w:rStyle w:val="Hyperlink"/>
            <w:rFonts w:ascii="Arial" w:hAnsi="Arial" w:cs="Arial"/>
          </w:rPr>
          <w:t>10/ghqvc5</w:t>
        </w:r>
        <w:r w:rsidR="0022083A">
          <w:fldChar w:fldCharType="end"/>
        </w:r>
      </w:ins>
    </w:p>
    <w:p w14:paraId="62E2C916" w14:textId="77777777" w:rsidR="0022083A" w:rsidRPr="00A1169D" w:rsidRDefault="00000000">
      <w:pPr>
        <w:pStyle w:val="Bibliography"/>
        <w:rPr>
          <w:ins w:id="1785" w:author="Kendra Wyant" w:date="2026-04-29T15:51:00Z" w16du:dateUtc="2026-04-29T20:51:00Z"/>
          <w:rFonts w:ascii="Arial" w:hAnsi="Arial" w:cs="Arial"/>
        </w:rPr>
      </w:pPr>
      <w:bookmarkStart w:id="1786" w:name="Xc90cfead851782a6ba23132def5a75fad0aed13"/>
      <w:bookmarkEnd w:id="1783"/>
      <w:ins w:id="1787" w:author="Kendra Wyant" w:date="2026-04-29T15:51:00Z" w16du:dateUtc="2026-04-29T20:51:00Z">
        <w:r w:rsidRPr="00A1169D">
          <w:rPr>
            <w:rFonts w:ascii="Arial" w:hAnsi="Arial" w:cs="Arial"/>
          </w:rPr>
          <w:t>33</w:t>
        </w:r>
        <w:proofErr w:type="gramStart"/>
        <w:r w:rsidRPr="00A1169D">
          <w:rPr>
            <w:rFonts w:ascii="Arial" w:hAnsi="Arial" w:cs="Arial"/>
          </w:rPr>
          <w:t xml:space="preserve">. </w:t>
        </w:r>
        <w:r w:rsidRPr="00A1169D">
          <w:rPr>
            <w:rFonts w:ascii="Arial" w:hAnsi="Arial" w:cs="Arial"/>
          </w:rPr>
          <w:tab/>
        </w:r>
        <w:proofErr w:type="spellStart"/>
        <w:r w:rsidRPr="00A1169D">
          <w:rPr>
            <w:rFonts w:ascii="Arial" w:hAnsi="Arial" w:cs="Arial"/>
          </w:rPr>
          <w:t>Kossinets</w:t>
        </w:r>
        <w:proofErr w:type="spellEnd"/>
        <w:proofErr w:type="gramEnd"/>
        <w:r w:rsidRPr="00A1169D">
          <w:rPr>
            <w:rFonts w:ascii="Arial" w:hAnsi="Arial" w:cs="Arial"/>
          </w:rPr>
          <w:t xml:space="preserve"> G. Empirical Analysis of an Evolving Social Network. Science. 2006;311: 88–90. doi:</w:t>
        </w:r>
        <w:r w:rsidR="0022083A">
          <w:fldChar w:fldCharType="begin"/>
        </w:r>
        <w:r w:rsidR="0022083A">
          <w:instrText>HYPERLINK "https://doi.org/10/bwvwz8" \h</w:instrText>
        </w:r>
        <w:r w:rsidR="0022083A">
          <w:fldChar w:fldCharType="separate"/>
        </w:r>
        <w:r w:rsidR="0022083A" w:rsidRPr="00A1169D">
          <w:rPr>
            <w:rStyle w:val="Hyperlink"/>
            <w:rFonts w:ascii="Arial" w:hAnsi="Arial" w:cs="Arial"/>
          </w:rPr>
          <w:t>10/bwvwz8</w:t>
        </w:r>
        <w:r w:rsidR="0022083A">
          <w:fldChar w:fldCharType="end"/>
        </w:r>
      </w:ins>
    </w:p>
    <w:p w14:paraId="31493DCA" w14:textId="77777777" w:rsidR="0022083A" w:rsidRPr="00A1169D" w:rsidRDefault="00000000">
      <w:pPr>
        <w:pStyle w:val="Bibliography"/>
        <w:rPr>
          <w:rFonts w:ascii="Arial" w:hAnsi="Arial"/>
          <w:rPrChange w:id="1788" w:author="Kendra Wyant" w:date="2026-04-29T15:51:00Z" w16du:dateUtc="2026-04-29T20:51:00Z">
            <w:rPr/>
          </w:rPrChange>
        </w:rPr>
      </w:pPr>
      <w:bookmarkStart w:id="1789" w:name="X126aebe61d5329fdf5f31356b05d81ee3379203"/>
      <w:bookmarkEnd w:id="1786"/>
      <w:ins w:id="1790" w:author="Kendra Wyant" w:date="2026-04-29T15:51:00Z" w16du:dateUtc="2026-04-29T20:51:00Z">
        <w:r w:rsidRPr="00A1169D">
          <w:rPr>
            <w:rFonts w:ascii="Arial" w:hAnsi="Arial" w:cs="Arial"/>
          </w:rPr>
          <w:t>34</w:t>
        </w:r>
      </w:ins>
      <w:r w:rsidRPr="00A1169D">
        <w:rPr>
          <w:rFonts w:ascii="Arial" w:hAnsi="Arial"/>
          <w:rPrChange w:id="1791" w:author="Kendra Wyant" w:date="2026-04-29T15:51:00Z" w16du:dateUtc="2026-04-29T20:51:00Z">
            <w:rPr/>
          </w:rPrChange>
        </w:rPr>
        <w:t xml:space="preserve">. </w:t>
      </w:r>
      <w:r w:rsidRPr="00A1169D">
        <w:rPr>
          <w:rFonts w:ascii="Arial" w:hAnsi="Arial"/>
          <w:rPrChange w:id="1792" w:author="Kendra Wyant" w:date="2026-04-29T15:51:00Z" w16du:dateUtc="2026-04-29T20:51:00Z">
            <w:rPr/>
          </w:rPrChange>
        </w:rPr>
        <w:tab/>
        <w:t>Aczel B, Szaszi B, Sarafoglou A, Kekecs Z, Kucharský Š, Benjamin D, et al. A consensus-based transparency checklist. Nature Human Behaviour. 2019; 1–3. doi:</w:t>
      </w:r>
      <w:r w:rsidR="0022083A">
        <w:fldChar w:fldCharType="begin"/>
      </w:r>
      <w:r w:rsidR="0022083A">
        <w:instrText>HYPERLINK "https://doi.org/10.1038/s41562-019-0772-6" \h</w:instrText>
      </w:r>
      <w:r w:rsidR="0022083A">
        <w:fldChar w:fldCharType="separate"/>
      </w:r>
      <w:r w:rsidR="0022083A" w:rsidRPr="00A1169D">
        <w:rPr>
          <w:rStyle w:val="Hyperlink"/>
          <w:rFonts w:ascii="Arial" w:hAnsi="Arial"/>
          <w:rPrChange w:id="1793" w:author="Kendra Wyant" w:date="2026-04-29T15:51:00Z" w16du:dateUtc="2026-04-29T20:51:00Z">
            <w:rPr>
              <w:rStyle w:val="Hyperlink"/>
            </w:rPr>
          </w:rPrChange>
        </w:rPr>
        <w:t>10.1038/s41562-019-0772-6</w:t>
      </w:r>
      <w:r w:rsidR="0022083A">
        <w:fldChar w:fldCharType="end"/>
      </w:r>
    </w:p>
    <w:p w14:paraId="61D43E54" w14:textId="77777777" w:rsidR="0022083A" w:rsidRPr="00A1169D" w:rsidRDefault="00000000">
      <w:pPr>
        <w:pStyle w:val="Bibliography"/>
        <w:rPr>
          <w:rFonts w:ascii="Arial" w:hAnsi="Arial"/>
          <w:rPrChange w:id="1794" w:author="Kendra Wyant" w:date="2026-04-29T15:51:00Z" w16du:dateUtc="2026-04-29T20:51:00Z">
            <w:rPr/>
          </w:rPrChange>
        </w:rPr>
      </w:pPr>
      <w:bookmarkStart w:id="1795" w:name="ref-hsiehSampleSizeTables1989"/>
      <w:bookmarkEnd w:id="1789"/>
      <w:del w:id="1796" w:author="Kendra Wyant" w:date="2026-04-29T15:51:00Z" w16du:dateUtc="2026-04-29T20:51:00Z">
        <w:r>
          <w:delText>15</w:delText>
        </w:r>
      </w:del>
      <w:ins w:id="1797" w:author="Kendra Wyant" w:date="2026-04-29T15:51:00Z" w16du:dateUtc="2026-04-29T20:51:00Z">
        <w:r w:rsidRPr="00A1169D">
          <w:rPr>
            <w:rFonts w:ascii="Arial" w:hAnsi="Arial" w:cs="Arial"/>
          </w:rPr>
          <w:t>35</w:t>
        </w:r>
      </w:ins>
      <w:proofErr w:type="gramStart"/>
      <w:r w:rsidRPr="00A1169D">
        <w:rPr>
          <w:rFonts w:ascii="Arial" w:hAnsi="Arial"/>
          <w:rPrChange w:id="1798" w:author="Kendra Wyant" w:date="2026-04-29T15:51:00Z" w16du:dateUtc="2026-04-29T20:51:00Z">
            <w:rPr/>
          </w:rPrChange>
        </w:rPr>
        <w:t xml:space="preserve">. </w:t>
      </w:r>
      <w:r w:rsidRPr="00A1169D">
        <w:rPr>
          <w:rFonts w:ascii="Arial" w:hAnsi="Arial"/>
          <w:rPrChange w:id="1799" w:author="Kendra Wyant" w:date="2026-04-29T15:51:00Z" w16du:dateUtc="2026-04-29T20:51:00Z">
            <w:rPr/>
          </w:rPrChange>
        </w:rPr>
        <w:tab/>
        <w:t>Hsieh</w:t>
      </w:r>
      <w:proofErr w:type="gramEnd"/>
      <w:r w:rsidRPr="00A1169D">
        <w:rPr>
          <w:rFonts w:ascii="Arial" w:hAnsi="Arial"/>
          <w:rPrChange w:id="1800" w:author="Kendra Wyant" w:date="2026-04-29T15:51:00Z" w16du:dateUtc="2026-04-29T20:51:00Z">
            <w:rPr/>
          </w:rPrChange>
        </w:rPr>
        <w:t xml:space="preserve"> F. Sample size tables for logistic regression. Statistics in Medicine. 1989;8: 795–802. </w:t>
      </w:r>
    </w:p>
    <w:p w14:paraId="26681574" w14:textId="77777777" w:rsidR="0022083A" w:rsidRPr="00A1169D" w:rsidRDefault="00000000">
      <w:pPr>
        <w:pStyle w:val="Bibliography"/>
        <w:rPr>
          <w:rFonts w:ascii="Arial" w:hAnsi="Arial"/>
          <w:rPrChange w:id="1801" w:author="Kendra Wyant" w:date="2026-04-29T15:51:00Z" w16du:dateUtc="2026-04-29T20:51:00Z">
            <w:rPr/>
          </w:rPrChange>
        </w:rPr>
      </w:pPr>
      <w:bookmarkStart w:id="1802" w:name="ref-derogatislBriefSymptomInventory"/>
      <w:bookmarkEnd w:id="1795"/>
      <w:del w:id="1803" w:author="Kendra Wyant" w:date="2026-04-29T15:51:00Z" w16du:dateUtc="2026-04-29T20:51:00Z">
        <w:r>
          <w:delText>16</w:delText>
        </w:r>
      </w:del>
      <w:ins w:id="1804" w:author="Kendra Wyant" w:date="2026-04-29T15:51:00Z" w16du:dateUtc="2026-04-29T20:51:00Z">
        <w:r w:rsidRPr="00A1169D">
          <w:rPr>
            <w:rFonts w:ascii="Arial" w:hAnsi="Arial" w:cs="Arial"/>
          </w:rPr>
          <w:t>36</w:t>
        </w:r>
      </w:ins>
      <w:proofErr w:type="gramStart"/>
      <w:r w:rsidRPr="00A1169D">
        <w:rPr>
          <w:rFonts w:ascii="Arial" w:hAnsi="Arial"/>
          <w:rPrChange w:id="1805" w:author="Kendra Wyant" w:date="2026-04-29T15:51:00Z" w16du:dateUtc="2026-04-29T20:51:00Z">
            <w:rPr/>
          </w:rPrChange>
        </w:rPr>
        <w:t xml:space="preserve">. </w:t>
      </w:r>
      <w:r w:rsidRPr="00A1169D">
        <w:rPr>
          <w:rFonts w:ascii="Arial" w:hAnsi="Arial"/>
          <w:rPrChange w:id="1806" w:author="Kendra Wyant" w:date="2026-04-29T15:51:00Z" w16du:dateUtc="2026-04-29T20:51:00Z">
            <w:rPr/>
          </w:rPrChange>
        </w:rPr>
        <w:tab/>
        <w:t>Derogatis</w:t>
      </w:r>
      <w:proofErr w:type="gramEnd"/>
      <w:r w:rsidRPr="00A1169D">
        <w:rPr>
          <w:rFonts w:ascii="Arial" w:hAnsi="Arial"/>
          <w:rPrChange w:id="1807" w:author="Kendra Wyant" w:date="2026-04-29T15:51:00Z" w16du:dateUtc="2026-04-29T20:51:00Z">
            <w:rPr/>
          </w:rPrChange>
        </w:rPr>
        <w:t xml:space="preserve">, L.R. Brief Symptom Inventory 18 - Administration, scoring, and procedures manual. Minneapolis: NCS Pearson; 2000. </w:t>
      </w:r>
    </w:p>
    <w:p w14:paraId="020BBD10" w14:textId="77777777" w:rsidR="0022083A" w:rsidRPr="00A1169D" w:rsidRDefault="00000000">
      <w:pPr>
        <w:pStyle w:val="Bibliography"/>
        <w:rPr>
          <w:ins w:id="1808" w:author="Kendra Wyant" w:date="2026-04-29T15:51:00Z" w16du:dateUtc="2026-04-29T20:51:00Z"/>
          <w:rFonts w:ascii="Arial" w:hAnsi="Arial" w:cs="Arial"/>
        </w:rPr>
      </w:pPr>
      <w:bookmarkStart w:id="1809" w:name="X88039606d7b5c64f85ee8ea71703c6bdc3d9351"/>
      <w:bookmarkEnd w:id="1802"/>
      <w:ins w:id="1810" w:author="Kendra Wyant" w:date="2026-04-29T15:51:00Z" w16du:dateUtc="2026-04-29T20:51:00Z">
        <w:r w:rsidRPr="00A1169D">
          <w:rPr>
            <w:rFonts w:ascii="Arial" w:hAnsi="Arial" w:cs="Arial"/>
          </w:rPr>
          <w:t xml:space="preserve">37. </w:t>
        </w:r>
        <w:r w:rsidRPr="00A1169D">
          <w:rPr>
            <w:rFonts w:ascii="Arial" w:hAnsi="Arial" w:cs="Arial"/>
          </w:rPr>
          <w:tab/>
          <w:t xml:space="preserve">Patrick CJ, Curtin JJ, </w:t>
        </w:r>
        <w:proofErr w:type="spellStart"/>
        <w:r w:rsidRPr="00A1169D">
          <w:rPr>
            <w:rFonts w:ascii="Arial" w:hAnsi="Arial" w:cs="Arial"/>
          </w:rPr>
          <w:t>Tellegen</w:t>
        </w:r>
        <w:proofErr w:type="spellEnd"/>
        <w:r w:rsidRPr="00A1169D">
          <w:rPr>
            <w:rFonts w:ascii="Arial" w:hAnsi="Arial" w:cs="Arial"/>
          </w:rPr>
          <w:t xml:space="preserve"> A. </w:t>
        </w:r>
        <w:r w:rsidR="0022083A">
          <w:fldChar w:fldCharType="begin"/>
        </w:r>
        <w:r w:rsidR="0022083A">
          <w:instrText>HYPERLINK "https://www.ncbi.nlm.nih.gov/pubmed/12056077" \h</w:instrText>
        </w:r>
        <w:r w:rsidR="0022083A">
          <w:fldChar w:fldCharType="separate"/>
        </w:r>
        <w:r w:rsidR="0022083A" w:rsidRPr="00A1169D">
          <w:rPr>
            <w:rStyle w:val="Hyperlink"/>
            <w:rFonts w:ascii="Arial" w:hAnsi="Arial" w:cs="Arial"/>
          </w:rPr>
          <w:t>Development and validation of a brief form of the Multidimensional Personality Questionnaire</w:t>
        </w:r>
        <w:r w:rsidR="0022083A">
          <w:fldChar w:fldCharType="end"/>
        </w:r>
        <w:r w:rsidRPr="00A1169D">
          <w:rPr>
            <w:rFonts w:ascii="Arial" w:hAnsi="Arial" w:cs="Arial"/>
          </w:rPr>
          <w:t xml:space="preserve">. Psychological Assessment. 2002;14: 150–163. </w:t>
        </w:r>
      </w:ins>
    </w:p>
    <w:p w14:paraId="1760D1F3" w14:textId="77777777" w:rsidR="0022083A" w:rsidRPr="00A1169D" w:rsidRDefault="00000000">
      <w:pPr>
        <w:pStyle w:val="Bibliography"/>
        <w:rPr>
          <w:ins w:id="1811" w:author="Kendra Wyant" w:date="2026-04-29T15:51:00Z" w16du:dateUtc="2026-04-29T20:51:00Z"/>
          <w:rFonts w:ascii="Arial" w:hAnsi="Arial" w:cs="Arial"/>
        </w:rPr>
      </w:pPr>
      <w:bookmarkStart w:id="1812" w:name="X7237f3e8ec0394639ac33af78d4502788e325cb"/>
      <w:bookmarkEnd w:id="1809"/>
      <w:ins w:id="1813" w:author="Kendra Wyant" w:date="2026-04-29T15:51:00Z" w16du:dateUtc="2026-04-29T20:51:00Z">
        <w:r w:rsidRPr="00A1169D">
          <w:rPr>
            <w:rFonts w:ascii="Arial" w:hAnsi="Arial" w:cs="Arial"/>
          </w:rPr>
          <w:t>38</w:t>
        </w:r>
        <w:proofErr w:type="gramStart"/>
        <w:r w:rsidRPr="00A1169D">
          <w:rPr>
            <w:rFonts w:ascii="Arial" w:hAnsi="Arial" w:cs="Arial"/>
          </w:rPr>
          <w:t xml:space="preserve">. </w:t>
        </w:r>
        <w:r w:rsidRPr="00A1169D">
          <w:rPr>
            <w:rFonts w:ascii="Arial" w:hAnsi="Arial" w:cs="Arial"/>
          </w:rPr>
          <w:tab/>
          <w:t>Lovibond</w:t>
        </w:r>
        <w:proofErr w:type="gramEnd"/>
        <w:r w:rsidRPr="00A1169D">
          <w:rPr>
            <w:rFonts w:ascii="Arial" w:hAnsi="Arial" w:cs="Arial"/>
          </w:rPr>
          <w:t xml:space="preserve"> PF, Lovibond SH. </w:t>
        </w:r>
        <w:r w:rsidR="0022083A">
          <w:fldChar w:fldCharType="begin"/>
        </w:r>
        <w:r w:rsidR="0022083A">
          <w:instrText>HYPERLINK "https://www.ncbi.nlm.nih.gov/pubmed/7726811" \h</w:instrText>
        </w:r>
        <w:r w:rsidR="0022083A">
          <w:fldChar w:fldCharType="separate"/>
        </w:r>
        <w:r w:rsidR="0022083A" w:rsidRPr="00A1169D">
          <w:rPr>
            <w:rStyle w:val="Hyperlink"/>
            <w:rFonts w:ascii="Arial" w:hAnsi="Arial" w:cs="Arial"/>
          </w:rPr>
          <w:t>The structure of negative emotional states: Comparison of the Depression Anxiety Stress Scales (DASS) with the Beck Depression and Anxiety Inventories</w:t>
        </w:r>
        <w:r w:rsidR="0022083A">
          <w:fldChar w:fldCharType="end"/>
        </w:r>
        <w:r w:rsidRPr="00A1169D">
          <w:rPr>
            <w:rFonts w:ascii="Arial" w:hAnsi="Arial" w:cs="Arial"/>
          </w:rPr>
          <w:t xml:space="preserve">. </w:t>
        </w:r>
        <w:proofErr w:type="spellStart"/>
        <w:r w:rsidRPr="00A1169D">
          <w:rPr>
            <w:rFonts w:ascii="Arial" w:hAnsi="Arial" w:cs="Arial"/>
          </w:rPr>
          <w:t>Behaviour</w:t>
        </w:r>
        <w:proofErr w:type="spellEnd"/>
        <w:r w:rsidRPr="00A1169D">
          <w:rPr>
            <w:rFonts w:ascii="Arial" w:hAnsi="Arial" w:cs="Arial"/>
          </w:rPr>
          <w:t xml:space="preserve"> Research and Therapy. 1995;33: 335–343. </w:t>
        </w:r>
      </w:ins>
    </w:p>
    <w:p w14:paraId="382877C0" w14:textId="77777777" w:rsidR="003D2FD4" w:rsidRDefault="00000000">
      <w:pPr>
        <w:pStyle w:val="Bibliography"/>
        <w:rPr>
          <w:del w:id="1814" w:author="Kendra Wyant" w:date="2026-04-29T15:51:00Z" w16du:dateUtc="2026-04-29T20:51:00Z"/>
        </w:rPr>
      </w:pPr>
      <w:bookmarkStart w:id="1815" w:name="Xcae8ce16b0973d3f8a23c89fe6ee90c012f333c"/>
      <w:bookmarkEnd w:id="1812"/>
      <w:ins w:id="1816" w:author="Kendra Wyant" w:date="2026-04-29T15:51:00Z" w16du:dateUtc="2026-04-29T20:51:00Z">
        <w:r w:rsidRPr="00A1169D">
          <w:rPr>
            <w:rFonts w:ascii="Arial" w:hAnsi="Arial" w:cs="Arial"/>
          </w:rPr>
          <w:t>39</w:t>
        </w:r>
      </w:ins>
      <w:moveFromRangeStart w:id="1817" w:author="Kendra Wyant" w:date="2026-04-29T15:51:00Z" w:name="move228370306"/>
      <w:moveFrom w:id="1818" w:author="Kendra Wyant" w:date="2026-04-29T15:51:00Z" w16du:dateUtc="2026-04-29T20:51:00Z">
        <w:r w:rsidRPr="00A1169D">
          <w:rPr>
            <w:rFonts w:ascii="Arial" w:hAnsi="Arial"/>
            <w:rPrChange w:id="1819" w:author="Kendra Wyant" w:date="2026-04-29T15:51:00Z" w16du:dateUtc="2026-04-29T20:51:00Z">
              <w:rPr/>
            </w:rPrChange>
          </w:rPr>
          <w:t xml:space="preserve">17. </w:t>
        </w:r>
        <w:r w:rsidRPr="00A1169D">
          <w:rPr>
            <w:rFonts w:ascii="Arial" w:hAnsi="Arial"/>
            <w:rPrChange w:id="1820" w:author="Kendra Wyant" w:date="2026-04-29T15:51:00Z" w16du:dateUtc="2026-04-29T20:51:00Z">
              <w:rPr/>
            </w:rPrChange>
          </w:rPr>
          <w:tab/>
        </w:r>
      </w:moveFrom>
      <w:moveFromRangeEnd w:id="1817"/>
      <w:del w:id="1821" w:author="Kendra Wyant" w:date="2026-04-29T15:51:00Z" w16du:dateUtc="2026-04-29T20:51:00Z">
        <w:r>
          <w:delText xml:space="preserve">Hurlbut SC, Sher KJ. Assessing alcohol problems in college students. Journal of American College Health. 1992;41: 49–58. </w:delText>
        </w:r>
      </w:del>
    </w:p>
    <w:p w14:paraId="78632786" w14:textId="77777777" w:rsidR="0022083A" w:rsidRPr="00A1169D" w:rsidRDefault="00000000">
      <w:pPr>
        <w:pStyle w:val="Bibliography"/>
        <w:rPr>
          <w:rFonts w:ascii="Arial" w:hAnsi="Arial"/>
          <w:rPrChange w:id="1822" w:author="Kendra Wyant" w:date="2026-04-29T15:51:00Z" w16du:dateUtc="2026-04-29T20:51:00Z">
            <w:rPr/>
          </w:rPrChange>
        </w:rPr>
      </w:pPr>
      <w:del w:id="1823" w:author="Kendra Wyant" w:date="2026-04-29T15:51:00Z" w16du:dateUtc="2026-04-29T20:51:00Z">
        <w:r>
          <w:lastRenderedPageBreak/>
          <w:delText>18</w:delText>
        </w:r>
      </w:del>
      <w:r w:rsidRPr="00A1169D">
        <w:rPr>
          <w:rFonts w:ascii="Arial" w:hAnsi="Arial"/>
          <w:rPrChange w:id="1824" w:author="Kendra Wyant" w:date="2026-04-29T15:51:00Z" w16du:dateUtc="2026-04-29T20:51:00Z">
            <w:rPr/>
          </w:rPrChange>
        </w:rPr>
        <w:t xml:space="preserve">. </w:t>
      </w:r>
      <w:r w:rsidRPr="00A1169D">
        <w:rPr>
          <w:rFonts w:ascii="Arial" w:hAnsi="Arial"/>
          <w:rPrChange w:id="1825" w:author="Kendra Wyant" w:date="2026-04-29T15:51:00Z" w16du:dateUtc="2026-04-29T20:51:00Z">
            <w:rPr/>
          </w:rPrChange>
        </w:rPr>
        <w:tab/>
        <w:t xml:space="preserve">McKiernan P, Cloud R, Patterson DA, Wolf S, Golder S, Besel K. Development of a Brief Abstinence Self-Efficacy Measure. Journal of social work practice in </w:t>
      </w:r>
      <w:proofErr w:type="gramStart"/>
      <w:r w:rsidRPr="00A1169D">
        <w:rPr>
          <w:rFonts w:ascii="Arial" w:hAnsi="Arial"/>
          <w:rPrChange w:id="1826" w:author="Kendra Wyant" w:date="2026-04-29T15:51:00Z" w16du:dateUtc="2026-04-29T20:51:00Z">
            <w:rPr/>
          </w:rPrChange>
        </w:rPr>
        <w:t>the addictions</w:t>
      </w:r>
      <w:proofErr w:type="gramEnd"/>
      <w:r w:rsidRPr="00A1169D">
        <w:rPr>
          <w:rFonts w:ascii="Arial" w:hAnsi="Arial"/>
          <w:rPrChange w:id="1827" w:author="Kendra Wyant" w:date="2026-04-29T15:51:00Z" w16du:dateUtc="2026-04-29T20:51:00Z">
            <w:rPr/>
          </w:rPrChange>
        </w:rPr>
        <w:t>. 2011;11: 245–253. doi:</w:t>
      </w:r>
      <w:r w:rsidR="0022083A">
        <w:fldChar w:fldCharType="begin"/>
      </w:r>
      <w:r w:rsidR="0022083A">
        <w:instrText>HYPERLINK "https://doi.org/10.1080/1533256X.2011.593445" \h</w:instrText>
      </w:r>
      <w:r w:rsidR="0022083A">
        <w:fldChar w:fldCharType="separate"/>
      </w:r>
      <w:r w:rsidR="0022083A" w:rsidRPr="00A1169D">
        <w:rPr>
          <w:rStyle w:val="Hyperlink"/>
          <w:rFonts w:ascii="Arial" w:hAnsi="Arial"/>
          <w:rPrChange w:id="1828" w:author="Kendra Wyant" w:date="2026-04-29T15:51:00Z" w16du:dateUtc="2026-04-29T20:51:00Z">
            <w:rPr>
              <w:rStyle w:val="Hyperlink"/>
            </w:rPr>
          </w:rPrChange>
        </w:rPr>
        <w:t>10.1080/1533256X.2011.593445</w:t>
      </w:r>
      <w:r w:rsidR="0022083A">
        <w:fldChar w:fldCharType="end"/>
      </w:r>
    </w:p>
    <w:p w14:paraId="0EF04521" w14:textId="77777777" w:rsidR="0022083A" w:rsidRPr="00A1169D" w:rsidRDefault="00000000">
      <w:pPr>
        <w:pStyle w:val="Bibliography"/>
        <w:rPr>
          <w:rFonts w:ascii="Arial" w:hAnsi="Arial"/>
          <w:rPrChange w:id="1829" w:author="Kendra Wyant" w:date="2026-04-29T15:51:00Z" w16du:dateUtc="2026-04-29T20:51:00Z">
            <w:rPr/>
          </w:rPrChange>
        </w:rPr>
      </w:pPr>
      <w:bookmarkStart w:id="1830" w:name="X72fdb242290119aefa439c46cdcc18630f6c0fa"/>
      <w:bookmarkEnd w:id="1815"/>
      <w:del w:id="1831" w:author="Kendra Wyant" w:date="2026-04-29T15:51:00Z" w16du:dateUtc="2026-04-29T20:51:00Z">
        <w:r>
          <w:delText>19</w:delText>
        </w:r>
      </w:del>
      <w:ins w:id="1832" w:author="Kendra Wyant" w:date="2026-04-29T15:51:00Z" w16du:dateUtc="2026-04-29T20:51:00Z">
        <w:r w:rsidRPr="00A1169D">
          <w:rPr>
            <w:rFonts w:ascii="Arial" w:hAnsi="Arial" w:cs="Arial"/>
          </w:rPr>
          <w:t>40</w:t>
        </w:r>
      </w:ins>
      <w:proofErr w:type="gramStart"/>
      <w:r w:rsidRPr="00A1169D">
        <w:rPr>
          <w:rFonts w:ascii="Arial" w:hAnsi="Arial"/>
          <w:rPrChange w:id="1833" w:author="Kendra Wyant" w:date="2026-04-29T15:51:00Z" w16du:dateUtc="2026-04-29T20:51:00Z">
            <w:rPr/>
          </w:rPrChange>
        </w:rPr>
        <w:t xml:space="preserve">. </w:t>
      </w:r>
      <w:r w:rsidRPr="00A1169D">
        <w:rPr>
          <w:rFonts w:ascii="Arial" w:hAnsi="Arial"/>
          <w:rPrChange w:id="1834" w:author="Kendra Wyant" w:date="2026-04-29T15:51:00Z" w16du:dateUtc="2026-04-29T20:51:00Z">
            <w:rPr/>
          </w:rPrChange>
        </w:rPr>
        <w:tab/>
        <w:t>Flannery</w:t>
      </w:r>
      <w:proofErr w:type="gramEnd"/>
      <w:r w:rsidRPr="00A1169D">
        <w:rPr>
          <w:rFonts w:ascii="Arial" w:hAnsi="Arial"/>
          <w:rPrChange w:id="1835" w:author="Kendra Wyant" w:date="2026-04-29T15:51:00Z" w16du:dateUtc="2026-04-29T20:51:00Z">
            <w:rPr/>
          </w:rPrChange>
        </w:rPr>
        <w:t xml:space="preserve"> BA, Volpicelli JR, Pettinati HM. </w:t>
      </w:r>
      <w:r w:rsidR="0022083A">
        <w:fldChar w:fldCharType="begin"/>
      </w:r>
      <w:r w:rsidR="0022083A">
        <w:instrText>HYPERLINK "https://www.ncbi.nlm.nih.gov/pubmed/10470970" \h</w:instrText>
      </w:r>
      <w:r w:rsidR="0022083A">
        <w:fldChar w:fldCharType="separate"/>
      </w:r>
      <w:r w:rsidR="0022083A" w:rsidRPr="00A1169D">
        <w:rPr>
          <w:rStyle w:val="Hyperlink"/>
          <w:rFonts w:ascii="Arial" w:hAnsi="Arial"/>
          <w:rPrChange w:id="1836" w:author="Kendra Wyant" w:date="2026-04-29T15:51:00Z" w16du:dateUtc="2026-04-29T20:51:00Z">
            <w:rPr>
              <w:rStyle w:val="Hyperlink"/>
            </w:rPr>
          </w:rPrChange>
        </w:rPr>
        <w:t>Psychometric properties of the Penn Alcohol Craving Scale</w:t>
      </w:r>
      <w:r w:rsidR="0022083A">
        <w:fldChar w:fldCharType="end"/>
      </w:r>
      <w:r w:rsidRPr="00A1169D">
        <w:rPr>
          <w:rFonts w:ascii="Arial" w:hAnsi="Arial"/>
          <w:rPrChange w:id="1837" w:author="Kendra Wyant" w:date="2026-04-29T15:51:00Z" w16du:dateUtc="2026-04-29T20:51:00Z">
            <w:rPr/>
          </w:rPrChange>
        </w:rPr>
        <w:t xml:space="preserve">. Alcoholism, clinical and experimental research. 1999;23: 1289–1295. </w:t>
      </w:r>
    </w:p>
    <w:p w14:paraId="3298C9CC" w14:textId="77777777" w:rsidR="0022083A" w:rsidRPr="00A1169D" w:rsidRDefault="00000000">
      <w:pPr>
        <w:pStyle w:val="Bibliography"/>
        <w:rPr>
          <w:rFonts w:ascii="Arial" w:hAnsi="Arial"/>
          <w:rPrChange w:id="1838" w:author="Kendra Wyant" w:date="2026-04-29T15:51:00Z" w16du:dateUtc="2026-04-29T20:51:00Z">
            <w:rPr/>
          </w:rPrChange>
        </w:rPr>
      </w:pPr>
      <w:bookmarkStart w:id="1839" w:name="X948b064f539498125570f43a275c11fe3804a5f"/>
      <w:bookmarkEnd w:id="1830"/>
      <w:del w:id="1840" w:author="Kendra Wyant" w:date="2026-04-29T15:51:00Z" w16du:dateUtc="2026-04-29T20:51:00Z">
        <w:r>
          <w:delText>20</w:delText>
        </w:r>
      </w:del>
      <w:ins w:id="1841" w:author="Kendra Wyant" w:date="2026-04-29T15:51:00Z" w16du:dateUtc="2026-04-29T20:51:00Z">
        <w:r w:rsidRPr="00A1169D">
          <w:rPr>
            <w:rFonts w:ascii="Arial" w:hAnsi="Arial" w:cs="Arial"/>
          </w:rPr>
          <w:t>41</w:t>
        </w:r>
      </w:ins>
      <w:r w:rsidRPr="00A1169D">
        <w:rPr>
          <w:rFonts w:ascii="Arial" w:hAnsi="Arial"/>
          <w:rPrChange w:id="1842" w:author="Kendra Wyant" w:date="2026-04-29T15:51:00Z" w16du:dateUtc="2026-04-29T20:51:00Z">
            <w:rPr/>
          </w:rPrChange>
        </w:rPr>
        <w:t xml:space="preserve">. </w:t>
      </w:r>
      <w:r w:rsidRPr="00A1169D">
        <w:rPr>
          <w:rFonts w:ascii="Arial" w:hAnsi="Arial"/>
          <w:rPrChange w:id="1843" w:author="Kendra Wyant" w:date="2026-04-29T15:51:00Z" w16du:dateUtc="2026-04-29T20:51:00Z">
            <w:rPr/>
          </w:rPrChange>
        </w:rPr>
        <w:tab/>
        <w:t>McDowell B, Dumais KM, Gary ST, de Gooijer I, Ward T. Preferences and Attitudes Towards Digital Communication and Symptom Reporting Methods in Clinical Trials. Patient preference and adherence. 2025;19: 255–263. doi:</w:t>
      </w:r>
      <w:r w:rsidR="0022083A">
        <w:fldChar w:fldCharType="begin"/>
      </w:r>
      <w:r w:rsidR="0022083A">
        <w:instrText>HYPERLINK "https://doi.org/10.2147/PPA.S474535" \h</w:instrText>
      </w:r>
      <w:r w:rsidR="0022083A">
        <w:fldChar w:fldCharType="separate"/>
      </w:r>
      <w:r w:rsidR="0022083A" w:rsidRPr="00A1169D">
        <w:rPr>
          <w:rStyle w:val="Hyperlink"/>
          <w:rFonts w:ascii="Arial" w:hAnsi="Arial"/>
          <w:rPrChange w:id="1844" w:author="Kendra Wyant" w:date="2026-04-29T15:51:00Z" w16du:dateUtc="2026-04-29T20:51:00Z">
            <w:rPr>
              <w:rStyle w:val="Hyperlink"/>
            </w:rPr>
          </w:rPrChange>
        </w:rPr>
        <w:t>10.2147/PPA.S474535</w:t>
      </w:r>
      <w:r w:rsidR="0022083A">
        <w:fldChar w:fldCharType="end"/>
      </w:r>
    </w:p>
    <w:p w14:paraId="2A82638A" w14:textId="77777777" w:rsidR="0022083A" w:rsidRPr="00A1169D" w:rsidRDefault="00000000">
      <w:pPr>
        <w:pStyle w:val="Bibliography"/>
        <w:rPr>
          <w:ins w:id="1845" w:author="Kendra Wyant" w:date="2026-04-29T15:51:00Z" w16du:dateUtc="2026-04-29T20:51:00Z"/>
          <w:rFonts w:ascii="Arial" w:hAnsi="Arial" w:cs="Arial"/>
        </w:rPr>
      </w:pPr>
      <w:bookmarkStart w:id="1846" w:name="X6b0a2573c103b7c3d317f500c95e16aefc26ebb"/>
      <w:bookmarkEnd w:id="1839"/>
      <w:del w:id="1847" w:author="Kendra Wyant" w:date="2026-04-29T15:51:00Z" w16du:dateUtc="2026-04-29T20:51:00Z">
        <w:r>
          <w:delText>21</w:delText>
        </w:r>
      </w:del>
      <w:ins w:id="1848" w:author="Kendra Wyant" w:date="2026-04-29T15:51:00Z" w16du:dateUtc="2026-04-29T20:51:00Z">
        <w:r w:rsidRPr="00A1169D">
          <w:rPr>
            <w:rFonts w:ascii="Arial" w:hAnsi="Arial" w:cs="Arial"/>
          </w:rPr>
          <w:t xml:space="preserve">42. </w:t>
        </w:r>
        <w:r w:rsidRPr="00A1169D">
          <w:rPr>
            <w:rFonts w:ascii="Arial" w:hAnsi="Arial" w:cs="Arial"/>
          </w:rPr>
          <w:tab/>
          <w:t xml:space="preserve">Pew Research Center N. Demographics of Mobile Device Ownership and Adoption in the United States. Pew Research Center. 2025. </w:t>
        </w:r>
      </w:ins>
    </w:p>
    <w:p w14:paraId="67316319" w14:textId="77777777" w:rsidR="0022083A" w:rsidRPr="00A1169D" w:rsidRDefault="00000000">
      <w:pPr>
        <w:pStyle w:val="Bibliography"/>
        <w:rPr>
          <w:rFonts w:ascii="Arial" w:hAnsi="Arial"/>
          <w:rPrChange w:id="1849" w:author="Kendra Wyant" w:date="2026-04-29T15:51:00Z" w16du:dateUtc="2026-04-29T20:51:00Z">
            <w:rPr/>
          </w:rPrChange>
        </w:rPr>
      </w:pPr>
      <w:bookmarkStart w:id="1850" w:name="ref-baeDetectingDrinkingEpisodes2017"/>
      <w:bookmarkEnd w:id="1846"/>
      <w:ins w:id="1851" w:author="Kendra Wyant" w:date="2026-04-29T15:51:00Z" w16du:dateUtc="2026-04-29T20:51:00Z">
        <w:r w:rsidRPr="00A1169D">
          <w:rPr>
            <w:rFonts w:ascii="Arial" w:hAnsi="Arial" w:cs="Arial"/>
          </w:rPr>
          <w:t>43</w:t>
        </w:r>
      </w:ins>
      <w:proofErr w:type="gramStart"/>
      <w:r w:rsidRPr="00A1169D">
        <w:rPr>
          <w:rFonts w:ascii="Arial" w:hAnsi="Arial"/>
          <w:rPrChange w:id="1852" w:author="Kendra Wyant" w:date="2026-04-29T15:51:00Z" w16du:dateUtc="2026-04-29T20:51:00Z">
            <w:rPr/>
          </w:rPrChange>
        </w:rPr>
        <w:t xml:space="preserve">. </w:t>
      </w:r>
      <w:r w:rsidRPr="00A1169D">
        <w:rPr>
          <w:rFonts w:ascii="Arial" w:hAnsi="Arial"/>
          <w:rPrChange w:id="1853" w:author="Kendra Wyant" w:date="2026-04-29T15:51:00Z" w16du:dateUtc="2026-04-29T20:51:00Z">
            <w:rPr/>
          </w:rPrChange>
        </w:rPr>
        <w:tab/>
        <w:t>Bae</w:t>
      </w:r>
      <w:proofErr w:type="gramEnd"/>
      <w:r w:rsidRPr="00A1169D">
        <w:rPr>
          <w:rFonts w:ascii="Arial" w:hAnsi="Arial"/>
          <w:rPrChange w:id="1854" w:author="Kendra Wyant" w:date="2026-04-29T15:51:00Z" w16du:dateUtc="2026-04-29T20:51:00Z">
            <w:rPr/>
          </w:rPrChange>
        </w:rPr>
        <w:t xml:space="preserve"> S, Ferreira D, Suffoletto B, Puyana JC, Kurtz R, Chung T, et al. Detecting Drinking Episodes in Young Adults Using Smartphone-based Sensors. Proceedings of the ACM on Interactive, Mobile, Wearable and Ubiquitous Technologies. 2017;1: 1–36. doi:</w:t>
      </w:r>
      <w:r w:rsidR="0022083A">
        <w:fldChar w:fldCharType="begin"/>
      </w:r>
      <w:r w:rsidR="0022083A">
        <w:instrText>HYPERLINK "https://doi.org/10.1145/3090051" \h</w:instrText>
      </w:r>
      <w:r w:rsidR="0022083A">
        <w:fldChar w:fldCharType="separate"/>
      </w:r>
      <w:r w:rsidR="0022083A" w:rsidRPr="00A1169D">
        <w:rPr>
          <w:rStyle w:val="Hyperlink"/>
          <w:rFonts w:ascii="Arial" w:hAnsi="Arial"/>
          <w:rPrChange w:id="1855" w:author="Kendra Wyant" w:date="2026-04-29T15:51:00Z" w16du:dateUtc="2026-04-29T20:51:00Z">
            <w:rPr>
              <w:rStyle w:val="Hyperlink"/>
            </w:rPr>
          </w:rPrChange>
        </w:rPr>
        <w:t>10.1145/3090051</w:t>
      </w:r>
      <w:r w:rsidR="0022083A">
        <w:fldChar w:fldCharType="end"/>
      </w:r>
    </w:p>
    <w:p w14:paraId="6CB3983C" w14:textId="77777777" w:rsidR="0022083A" w:rsidRPr="00A1169D" w:rsidRDefault="00000000">
      <w:pPr>
        <w:pStyle w:val="Bibliography"/>
        <w:rPr>
          <w:rFonts w:ascii="Arial" w:hAnsi="Arial"/>
          <w:rPrChange w:id="1856" w:author="Kendra Wyant" w:date="2026-04-29T15:51:00Z" w16du:dateUtc="2026-04-29T20:51:00Z">
            <w:rPr/>
          </w:rPrChange>
        </w:rPr>
      </w:pPr>
      <w:bookmarkStart w:id="1857" w:name="ref-baeLeveragingMobilePhone2023"/>
      <w:bookmarkEnd w:id="1850"/>
      <w:del w:id="1858" w:author="Kendra Wyant" w:date="2026-04-29T15:51:00Z" w16du:dateUtc="2026-04-29T20:51:00Z">
        <w:r>
          <w:delText>22</w:delText>
        </w:r>
      </w:del>
      <w:ins w:id="1859" w:author="Kendra Wyant" w:date="2026-04-29T15:51:00Z" w16du:dateUtc="2026-04-29T20:51:00Z">
        <w:r w:rsidRPr="00A1169D">
          <w:rPr>
            <w:rFonts w:ascii="Arial" w:hAnsi="Arial" w:cs="Arial"/>
          </w:rPr>
          <w:t>44</w:t>
        </w:r>
      </w:ins>
      <w:r w:rsidRPr="00A1169D">
        <w:rPr>
          <w:rFonts w:ascii="Arial" w:hAnsi="Arial"/>
          <w:rPrChange w:id="1860" w:author="Kendra Wyant" w:date="2026-04-29T15:51:00Z" w16du:dateUtc="2026-04-29T20:51:00Z">
            <w:rPr/>
          </w:rPrChange>
        </w:rPr>
        <w:t xml:space="preserve">. </w:t>
      </w:r>
      <w:r w:rsidRPr="00A1169D">
        <w:rPr>
          <w:rFonts w:ascii="Arial" w:hAnsi="Arial"/>
          <w:rPrChange w:id="1861" w:author="Kendra Wyant" w:date="2026-04-29T15:51:00Z" w16du:dateUtc="2026-04-29T20:51:00Z">
            <w:rPr/>
          </w:rPrChange>
        </w:rPr>
        <w:tab/>
        <w:t>Bae SW, Suffoletto B, Zhang T, Chung T, Ozolcer M, Islam MR, et al. Leveraging Mobile Phone Sensors, Machine Learning and Explainable Artificial Intelligence to Predict Imminent Same-Day Binge Drinking Events to Support Just-In-Time Adaptive Interventions: A Feasibility Study. JMIR formative research. 2023. doi:</w:t>
      </w:r>
      <w:r w:rsidR="0022083A">
        <w:fldChar w:fldCharType="begin"/>
      </w:r>
      <w:r w:rsidR="0022083A">
        <w:instrText>HYPERLINK "https://doi.org/10.2196/39862" \h</w:instrText>
      </w:r>
      <w:r w:rsidR="0022083A">
        <w:fldChar w:fldCharType="separate"/>
      </w:r>
      <w:r w:rsidR="0022083A" w:rsidRPr="00A1169D">
        <w:rPr>
          <w:rStyle w:val="Hyperlink"/>
          <w:rFonts w:ascii="Arial" w:hAnsi="Arial"/>
          <w:rPrChange w:id="1862" w:author="Kendra Wyant" w:date="2026-04-29T15:51:00Z" w16du:dateUtc="2026-04-29T20:51:00Z">
            <w:rPr>
              <w:rStyle w:val="Hyperlink"/>
            </w:rPr>
          </w:rPrChange>
        </w:rPr>
        <w:t>10.2196/39862</w:t>
      </w:r>
      <w:r w:rsidR="0022083A">
        <w:fldChar w:fldCharType="end"/>
      </w:r>
      <w:bookmarkEnd w:id="1634"/>
      <w:bookmarkEnd w:id="1638"/>
      <w:bookmarkEnd w:id="1857"/>
    </w:p>
    <w:sectPr w:rsidR="0022083A" w:rsidRPr="00A1169D" w:rsidSect="005856AB">
      <w:headerReference w:type="default" r:id="rId7"/>
      <w:footerReference w:type="default" r:id="rId8"/>
      <w:footnotePr>
        <w:numRestart w:val="eachSect"/>
      </w:footnotePr>
      <w:pgSz w:w="12240" w:h="15840"/>
      <w:pgMar w:top="1440" w:right="1440" w:bottom="1440" w:left="1440" w:header="720" w:footer="720" w:gutter="0"/>
      <w:lnNumType w:countBy="1" w:restart="continuous"/>
      <w:cols w:space="720"/>
      <w:docGrid w:linePitch="326"/>
      <w:sectPrChange w:id="1872" w:author="Kendra Wyant" w:date="2026-04-29T15:51:00Z" w16du:dateUtc="2026-04-29T20:51:00Z">
        <w:sectPr w:rsidR="0022083A" w:rsidRPr="00A1169D" w:rsidSect="005856AB">
          <w:footnotePr>
            <w:numRestart w:val="continuous"/>
          </w:footnotePr>
          <w:pgMar w:top="1440" w:right="1440" w:bottom="1440" w:left="1440" w:header="720" w:footer="720" w:gutter="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FE76F1" w14:textId="77777777" w:rsidR="003C55AF" w:rsidRDefault="003C55AF" w:rsidP="00A1169D">
      <w:pPr>
        <w:spacing w:after="0"/>
      </w:pPr>
      <w:r>
        <w:separator/>
      </w:r>
    </w:p>
  </w:endnote>
  <w:endnote w:type="continuationSeparator" w:id="0">
    <w:p w14:paraId="0A82A980" w14:textId="77777777" w:rsidR="003C55AF" w:rsidRDefault="003C55AF" w:rsidP="00A1169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E3712" w14:textId="77777777" w:rsidR="00892B70" w:rsidRDefault="00892B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F58104" w14:textId="77777777" w:rsidR="003C55AF" w:rsidRDefault="003C55AF" w:rsidP="00A1169D">
      <w:pPr>
        <w:spacing w:after="0"/>
      </w:pPr>
      <w:r>
        <w:separator/>
      </w:r>
    </w:p>
  </w:footnote>
  <w:footnote w:type="continuationSeparator" w:id="0">
    <w:p w14:paraId="11CF3F1B" w14:textId="77777777" w:rsidR="003C55AF" w:rsidRDefault="003C55AF" w:rsidP="00A1169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BB8E8" w14:textId="1F518B24" w:rsidR="00A1169D" w:rsidRDefault="00A1169D" w:rsidP="00A1169D">
    <w:pPr>
      <w:pStyle w:val="Header"/>
      <w:rPr>
        <w:rPrChange w:id="1863" w:author="Kendra Wyant" w:date="2026-04-29T15:51:00Z" w16du:dateUtc="2026-04-29T20:51:00Z">
          <w:rPr>
            <w:rFonts w:ascii="Arial" w:hAnsi="Arial"/>
          </w:rPr>
        </w:rPrChange>
      </w:rPr>
    </w:pPr>
    <w:r>
      <w:rPr>
        <w:rPrChange w:id="1864" w:author="Kendra Wyant" w:date="2026-04-29T15:51:00Z" w16du:dateUtc="2026-04-29T20:51:00Z">
          <w:rPr>
            <w:rFonts w:ascii="Arial" w:hAnsi="Arial"/>
          </w:rPr>
        </w:rPrChange>
      </w:rPr>
      <w:t>CELLULAR COMMUNICATION SENSING FOR ALCOHOL LAPSE PREDICTION</w:t>
    </w:r>
    <w:r>
      <w:rPr>
        <w:rPrChange w:id="1865" w:author="Kendra Wyant" w:date="2026-04-29T15:51:00Z" w16du:dateUtc="2026-04-29T20:51:00Z">
          <w:rPr>
            <w:rFonts w:ascii="Arial" w:hAnsi="Arial"/>
          </w:rPr>
        </w:rPrChange>
      </w:rPr>
      <w:tab/>
    </w:r>
    <w:del w:id="1866" w:author="Kendra Wyant" w:date="2026-04-29T15:51:00Z" w16du:dateUtc="2026-04-29T20:51:00Z">
      <w:r w:rsidR="00896A56" w:rsidRPr="00896A56">
        <w:rPr>
          <w:rFonts w:ascii="Arial" w:hAnsi="Arial" w:cs="Arial"/>
        </w:rPr>
        <w:delText xml:space="preserve"> </w:delText>
      </w:r>
    </w:del>
    <w:sdt>
      <w:sdtPr>
        <w:id w:val="-1834745295"/>
        <w:docPartObj>
          <w:docPartGallery w:val="Page Numbers (Top of Page)"/>
          <w:docPartUnique/>
        </w:docPartObj>
      </w:sdtPr>
      <w:sdtEndPr>
        <w:rPr>
          <w:noProof/>
        </w:rPr>
      </w:sdtEndPr>
      <w:sdtContent>
        <w:r>
          <w:rPr>
            <w:rPrChange w:id="1867" w:author="Kendra Wyant" w:date="2026-04-29T15:51:00Z" w16du:dateUtc="2026-04-29T20:51:00Z">
              <w:rPr>
                <w:rFonts w:ascii="Arial" w:hAnsi="Arial"/>
              </w:rPr>
            </w:rPrChange>
          </w:rPr>
          <w:fldChar w:fldCharType="begin"/>
        </w:r>
        <w:r>
          <w:rPr>
            <w:rPrChange w:id="1868" w:author="Kendra Wyant" w:date="2026-04-29T15:51:00Z" w16du:dateUtc="2026-04-29T20:51:00Z">
              <w:rPr>
                <w:rFonts w:ascii="Arial" w:hAnsi="Arial"/>
              </w:rPr>
            </w:rPrChange>
          </w:rPr>
          <w:instrText xml:space="preserve"> PAGE   \* MERGEFORMAT </w:instrText>
        </w:r>
        <w:r>
          <w:rPr>
            <w:rPrChange w:id="1869" w:author="Kendra Wyant" w:date="2026-04-29T15:51:00Z" w16du:dateUtc="2026-04-29T20:51:00Z">
              <w:rPr>
                <w:rFonts w:ascii="Arial" w:hAnsi="Arial"/>
              </w:rPr>
            </w:rPrChange>
          </w:rPr>
          <w:fldChar w:fldCharType="separate"/>
        </w:r>
        <w:r>
          <w:rPr>
            <w:rPrChange w:id="1870" w:author="Kendra Wyant" w:date="2026-04-29T15:51:00Z" w16du:dateUtc="2026-04-29T20:51:00Z">
              <w:rPr>
                <w:rFonts w:ascii="Arial" w:hAnsi="Arial"/>
              </w:rPr>
            </w:rPrChange>
          </w:rPr>
          <w:t>2</w:t>
        </w:r>
        <w:r>
          <w:rPr>
            <w:rPrChange w:id="1871" w:author="Kendra Wyant" w:date="2026-04-29T15:51:00Z" w16du:dateUtc="2026-04-29T20:51:00Z">
              <w:rPr>
                <w:rFonts w:ascii="Arial" w:hAnsi="Arial"/>
              </w:rPr>
            </w:rPrChange>
          </w:rPr>
          <w:fldChar w:fldCharType="end"/>
        </w:r>
      </w:sdtContent>
    </w:sdt>
  </w:p>
  <w:p w14:paraId="75DAEC6F" w14:textId="5B375F31" w:rsidR="00A1169D" w:rsidRDefault="00A116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AC0967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2598984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182664217">
    <w:abstractNumId w:val="0"/>
  </w:num>
  <w:num w:numId="2" w16cid:durableId="4263124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endra Wyant">
    <w15:presenceInfo w15:providerId="AD" w15:userId="S::kpaquette2@wisc.edu::3077f3dd-e7c2-4208-b60e-2e4b5c2a6b0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83A"/>
    <w:rsid w:val="00053A61"/>
    <w:rsid w:val="00083455"/>
    <w:rsid w:val="000D61DD"/>
    <w:rsid w:val="001712CE"/>
    <w:rsid w:val="001B2304"/>
    <w:rsid w:val="0022083A"/>
    <w:rsid w:val="00286B19"/>
    <w:rsid w:val="003C55AF"/>
    <w:rsid w:val="003D2FD4"/>
    <w:rsid w:val="004F6D7C"/>
    <w:rsid w:val="00542124"/>
    <w:rsid w:val="005856AB"/>
    <w:rsid w:val="0060577A"/>
    <w:rsid w:val="00620774"/>
    <w:rsid w:val="0070264C"/>
    <w:rsid w:val="00745A4E"/>
    <w:rsid w:val="008654FA"/>
    <w:rsid w:val="00892B70"/>
    <w:rsid w:val="00896A56"/>
    <w:rsid w:val="009C76D7"/>
    <w:rsid w:val="00A1169D"/>
    <w:rsid w:val="00B70E40"/>
    <w:rsid w:val="00BD07C8"/>
    <w:rsid w:val="00E50083"/>
    <w:rsid w:val="00E54100"/>
    <w:rsid w:val="00E57D09"/>
    <w:rsid w:val="00E71F33"/>
    <w:rsid w:val="00F63E1C"/>
    <w:rsid w:val="00FF74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7FEF4"/>
  <w15:docId w15:val="{9219FB4C-6C80-47C4-8FFC-756597F1F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892B70"/>
    <w:pPr>
      <w:spacing w:after="80"/>
      <w:contextualSpacing/>
      <w:jc w:val="center"/>
      <w:pPrChange w:id="0" w:author="Kendra Wyant" w:date="2026-04-29T15:51:00Z">
        <w:pPr>
          <w:spacing w:after="80"/>
          <w:contextualSpacing/>
          <w:jc w:val="center"/>
        </w:pPr>
      </w:pPrChange>
    </w:pPr>
    <w:rPr>
      <w:rFonts w:asciiTheme="majorHAnsi" w:eastAsiaTheme="majorEastAsia" w:hAnsiTheme="majorHAnsi" w:cstheme="majorBidi"/>
      <w:sz w:val="56"/>
      <w:szCs w:val="56"/>
      <w:rPrChange w:id="0" w:author="Kendra Wyant" w:date="2026-04-29T15:51:00Z">
        <w:rPr>
          <w:rFonts w:asciiTheme="majorHAnsi" w:eastAsiaTheme="majorEastAsia" w:hAnsiTheme="majorHAnsi" w:cstheme="majorBidi"/>
          <w:spacing w:val="-10"/>
          <w:kern w:val="28"/>
          <w:sz w:val="56"/>
          <w:szCs w:val="56"/>
          <w:lang w:val="en-US" w:eastAsia="en-US" w:bidi="ar-SA"/>
        </w:rPr>
      </w:rPrChange>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rsid w:val="00892B70"/>
    <w:pPr>
      <w:keepNext/>
      <w:keepLines/>
      <w:pPrChange w:id="1" w:author="Kendra Wyant" w:date="2026-04-29T15:51:00Z">
        <w:pPr>
          <w:keepNext/>
          <w:keepLines/>
          <w:spacing w:after="200"/>
          <w:jc w:val="center"/>
        </w:pPr>
      </w:pPrChange>
    </w:pPr>
    <w:rPr>
      <w:sz w:val="24"/>
      <w:szCs w:val="24"/>
      <w:rPrChange w:id="1" w:author="Kendra Wyant" w:date="2026-04-29T15:51:00Z">
        <w:rPr>
          <w:rFonts w:asciiTheme="minorHAnsi" w:eastAsiaTheme="minorHAnsi" w:hAnsiTheme="minorHAnsi" w:cstheme="minorBidi"/>
          <w:sz w:val="24"/>
          <w:szCs w:val="24"/>
          <w:lang w:val="en-US" w:eastAsia="en-US" w:bidi="ar-SA"/>
        </w:rPr>
      </w:rPrChange>
    </w:rPr>
  </w:style>
  <w:style w:type="paragraph" w:styleId="Date">
    <w:name w:val="Date"/>
    <w:basedOn w:val="Title"/>
    <w:next w:val="BodyText"/>
    <w:qFormat/>
    <w:rsid w:val="00892B70"/>
    <w:pPr>
      <w:keepNext/>
      <w:keepLines/>
      <w:pPrChange w:id="2" w:author="Kendra Wyant" w:date="2026-04-29T15:51:00Z">
        <w:pPr>
          <w:keepNext/>
          <w:keepLines/>
          <w:spacing w:after="200"/>
          <w:jc w:val="center"/>
        </w:pPr>
      </w:pPrChange>
    </w:pPr>
    <w:rPr>
      <w:sz w:val="24"/>
      <w:szCs w:val="24"/>
      <w:rPrChange w:id="2" w:author="Kendra Wyant" w:date="2026-04-29T15:51:00Z">
        <w:rPr>
          <w:rFonts w:asciiTheme="minorHAnsi" w:eastAsiaTheme="minorHAnsi" w:hAnsiTheme="minorHAnsi" w:cstheme="minorBidi"/>
          <w:sz w:val="24"/>
          <w:szCs w:val="24"/>
          <w:lang w:val="en-US" w:eastAsia="en-US" w:bidi="ar-SA"/>
        </w:rPr>
      </w:rPrChange>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Header">
    <w:name w:val="header"/>
    <w:basedOn w:val="Normal"/>
    <w:link w:val="HeaderChar"/>
    <w:uiPriority w:val="99"/>
    <w:rsid w:val="00A1169D"/>
    <w:pPr>
      <w:tabs>
        <w:tab w:val="center" w:pos="4680"/>
        <w:tab w:val="right" w:pos="9360"/>
      </w:tabs>
      <w:spacing w:after="0"/>
    </w:pPr>
  </w:style>
  <w:style w:type="character" w:customStyle="1" w:styleId="HeaderChar">
    <w:name w:val="Header Char"/>
    <w:basedOn w:val="DefaultParagraphFont"/>
    <w:link w:val="Header"/>
    <w:uiPriority w:val="99"/>
    <w:rsid w:val="00A1169D"/>
  </w:style>
  <w:style w:type="paragraph" w:styleId="Footer">
    <w:name w:val="footer"/>
    <w:basedOn w:val="Normal"/>
    <w:link w:val="FooterChar"/>
    <w:rsid w:val="00A1169D"/>
    <w:pPr>
      <w:tabs>
        <w:tab w:val="center" w:pos="4680"/>
        <w:tab w:val="right" w:pos="9360"/>
      </w:tabs>
      <w:spacing w:after="0"/>
    </w:pPr>
  </w:style>
  <w:style w:type="character" w:customStyle="1" w:styleId="FooterChar">
    <w:name w:val="Footer Char"/>
    <w:basedOn w:val="DefaultParagraphFont"/>
    <w:link w:val="Footer"/>
    <w:rsid w:val="00A1169D"/>
  </w:style>
  <w:style w:type="character" w:styleId="LineNumber">
    <w:name w:val="line number"/>
    <w:basedOn w:val="DefaultParagraphFont"/>
    <w:rsid w:val="005856AB"/>
  </w:style>
  <w:style w:type="character" w:styleId="UnresolvedMention">
    <w:name w:val="Unresolved Mention"/>
    <w:basedOn w:val="DefaultParagraphFont"/>
    <w:uiPriority w:val="99"/>
    <w:semiHidden/>
    <w:unhideWhenUsed/>
    <w:rsid w:val="00892B70"/>
    <w:rPr>
      <w:color w:val="605E5C"/>
      <w:shd w:val="clear" w:color="auto" w:fill="E1DFDD"/>
    </w:rPr>
  </w:style>
  <w:style w:type="paragraph" w:styleId="Revision">
    <w:name w:val="Revision"/>
    <w:hidden/>
    <w:rsid w:val="00892B70"/>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TotalTime>
  <Pages>37</Pages>
  <Words>8565</Words>
  <Characters>48826</Characters>
  <Application>Microsoft Office Word</Application>
  <DocSecurity>0</DocSecurity>
  <Lines>406</Lines>
  <Paragraphs>114</Paragraphs>
  <ScaleCrop>false</ScaleCrop>
  <Company/>
  <LinksUpToDate>false</LinksUpToDate>
  <CharactersWithSpaces>57277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Evaluating Cellular Communication Sensing for Lapse Risk Prediction During Early Recovery from Alcohol Use Disorder</dc:title>
  <dc:creator>Kendra Wyant;Jiachen Yu;John J. Curtin</dc:creator>
  <cp:keywords>Substance use disorders, Precision Medicine, Machine learning, Digital Phenotyping, Relapse Prevention</cp:keywords>
  <cp:lastModifiedBy>Kendra Wyant</cp:lastModifiedBy>
  <cp:revision>1</cp:revision>
  <dcterms:created xsi:type="dcterms:W3CDTF">2026-04-29T20:08:00Z</dcterms:created>
  <dcterms:modified xsi:type="dcterms:W3CDTF">2026-04-29T20:52:00Z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Alcohol Use Disorder (AUD) is a chronic, relapsing condition, and identifying periods of elevated lapse risk remains a major challenge in supporting recovery. An automated recovery monitoring and support system using personal sensing and machine learning may help detect when individuals are at heightened risk. Cellular communication sensing may be a promising approach for passively capturing risk-relevant information about social interactions, particularly when these data are contextualized with participant-specific meaning.We evaluated a machine learning model predicting next-day alcohol lapse among individuals in early recovery from AUD using contextualized cellular communication data and baseline alcohol use, demographic, and psychiatric and personality characteristics. A total of 144 participants (49% male; mean age=40; 87% non-Hispanic White) with a goal of abstinence provided cellular communication data and alcohol use reports via a 4x daily EMA for up to three months. Models were trained and evaluated using repeated k-fold cross-validation.The best-performing full model used an elastic net algorithm and retained 10 features (median posterior auROC=0.67, 95% Bayesian credible interval (CI; [0.64, 0.71]). A comparison model including only baseline features demonstrated comparable performance (median auROC=0.69, 95% CI [0.65, 0.72]). Cellular communication features on their own performed poorly, but still above chance performance (median auROC=0.59, 95% CI [0.55, 0.62]).These findings demonstrate that cellular communication data capture some risk-relevant signal for alcohol lapse but do not provide incremental predictive value beyond baseline measures. Nevertheless, several communication features were retained in the full model with moderately sized coefficients, suggesting that aspects of social communication may still be clinically relevant for understanding lapse risk. However, limitations inherent to cellular communication sensing may outweigh its added utility in lapse prediction models.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messages.bib</vt:lpwstr>
  </property>
  <property fmtid="{D5CDD505-2E9C-101B-9397-08002B2CF9AE}" pid="7" name="by-affiliation">
    <vt:lpwstr/>
  </property>
  <property fmtid="{D5CDD505-2E9C-101B-9397-08002B2CF9AE}" pid="8" name="by-author">
    <vt:lpwstr/>
  </property>
  <property fmtid="{D5CDD505-2E9C-101B-9397-08002B2CF9AE}" pid="9" name="clear-hidden-classes">
    <vt:lpwstr>none</vt:lpwstr>
  </property>
  <property fmtid="{D5CDD505-2E9C-101B-9397-08002B2CF9AE}" pid="10" name="csl">
    <vt:lpwstr>plos-one.csl</vt:lpwstr>
  </property>
  <property fmtid="{D5CDD505-2E9C-101B-9397-08002B2CF9AE}" pid="11" name="date">
    <vt:lpwstr>2026-04-29</vt:lpwstr>
  </property>
  <property fmtid="{D5CDD505-2E9C-101B-9397-08002B2CF9AE}" pid="12" name="editor_options">
    <vt:lpwstr/>
  </property>
  <property fmtid="{D5CDD505-2E9C-101B-9397-08002B2CF9AE}" pid="13" name="engines">
    <vt:lpwstr/>
  </property>
  <property fmtid="{D5CDD505-2E9C-101B-9397-08002B2CF9AE}" pid="14" name="google-scholar">
    <vt:lpwstr>True</vt:lpwstr>
  </property>
  <property fmtid="{D5CDD505-2E9C-101B-9397-08002B2CF9AE}" pid="15" name="header-includes">
    <vt:lpwstr/>
  </property>
  <property fmtid="{D5CDD505-2E9C-101B-9397-08002B2CF9AE}" pid="16" name="include-after">
    <vt:lpwstr/>
  </property>
  <property fmtid="{D5CDD505-2E9C-101B-9397-08002B2CF9AE}" pid="17" name="include-before">
    <vt:lpwstr/>
  </property>
  <property fmtid="{D5CDD505-2E9C-101B-9397-08002B2CF9AE}" pid="18" name="labels">
    <vt:lpwstr/>
  </property>
  <property fmtid="{D5CDD505-2E9C-101B-9397-08002B2CF9AE}" pid="19" name="lightbox">
    <vt:lpwstr>auto</vt:lpwstr>
  </property>
  <property fmtid="{D5CDD505-2E9C-101B-9397-08002B2CF9AE}" pid="20" name="manuscript">
    <vt:lpwstr/>
  </property>
  <property fmtid="{D5CDD505-2E9C-101B-9397-08002B2CF9AE}" pid="21" name="notebook-preview-options">
    <vt:lpwstr/>
  </property>
  <property fmtid="{D5CDD505-2E9C-101B-9397-08002B2CF9AE}" pid="22" name="quarto-internal">
    <vt:lpwstr/>
  </property>
  <property fmtid="{D5CDD505-2E9C-101B-9397-08002B2CF9AE}" pid="23" name="remove-hidden">
    <vt:lpwstr>all</vt:lpwstr>
  </property>
  <property fmtid="{D5CDD505-2E9C-101B-9397-08002B2CF9AE}" pid="24" name="tbl-cap-location">
    <vt:lpwstr>bottom</vt:lpwstr>
  </property>
  <property fmtid="{D5CDD505-2E9C-101B-9397-08002B2CF9AE}" pid="25" name="template-partials">
    <vt:lpwstr/>
  </property>
  <property fmtid="{D5CDD505-2E9C-101B-9397-08002B2CF9AE}" pid="26" name="theme">
    <vt:lpwstr>cosmo</vt:lpwstr>
  </property>
  <property fmtid="{D5CDD505-2E9C-101B-9397-08002B2CF9AE}" pid="27" name="title-block-style">
    <vt:lpwstr>manuscript</vt:lpwstr>
  </property>
  <property fmtid="{D5CDD505-2E9C-101B-9397-08002B2CF9AE}" pid="28" name="toc-title">
    <vt:lpwstr>Table of contents</vt:lpwstr>
  </property>
  <property fmtid="{D5CDD505-2E9C-101B-9397-08002B2CF9AE}" pid="29" name="unroll-markdown-cells">
    <vt:lpwstr>True</vt:lpwstr>
  </property>
</Properties>
</file>